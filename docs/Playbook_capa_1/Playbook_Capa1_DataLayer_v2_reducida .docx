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4E14" w:rsidRDefault="00507081" w14:paraId="25FF81AF" w14:textId="42659773">
      <w:pPr>
        <w:spacing w:before="800"/>
        <w:jc w:val="center"/>
      </w:pPr>
      <w:r w:rsidRPr="5CD79258" w:rsidR="00507081">
        <w:rPr>
          <w:b w:val="1"/>
          <w:bCs w:val="1"/>
          <w:color w:val="004B8D"/>
          <w:sz w:val="48"/>
          <w:szCs w:val="48"/>
        </w:rPr>
        <w:t>PLAYBOOK DE AGENTES IA</w:t>
      </w:r>
    </w:p>
    <w:p w:rsidR="00744E14" w:rsidRDefault="00507081" w14:paraId="561EDC68" w14:textId="77777777">
      <w:pPr>
        <w:jc w:val="center"/>
      </w:pPr>
      <w:r>
        <w:rPr>
          <w:color w:val="009BD9"/>
          <w:sz w:val="32"/>
        </w:rPr>
        <w:t>Playbook Capa 1 — Data Layer</w:t>
      </w:r>
    </w:p>
    <w:p w:rsidR="00744E14" w:rsidRDefault="00507081" w14:paraId="78FA66B5" w14:textId="77777777">
      <w:pPr>
        <w:jc w:val="center"/>
      </w:pPr>
      <w:r>
        <w:rPr>
          <w:b/>
          <w:color w:val="777777"/>
          <w:sz w:val="20"/>
        </w:rPr>
        <w:t>Versión 2.1 · Práctica · Mayo 2026</w:t>
      </w:r>
    </w:p>
    <w:p w:rsidR="00744E14" w:rsidRDefault="00507081" w14:paraId="3943214B" w14:textId="77777777">
      <w:r>
        <w:br w:type="page"/>
      </w:r>
    </w:p>
    <w:tbl>
      <w:tblPr>
        <w:tblStyle w:val="TableGrid"/>
        <w:tblW w:w="0" w:type="auto"/>
        <w:tblLook w:val="04A0" w:firstRow="1" w:lastRow="0" w:firstColumn="1" w:lastColumn="0" w:noHBand="0" w:noVBand="1"/>
      </w:tblPr>
      <w:tblGrid>
        <w:gridCol w:w="8772"/>
      </w:tblGrid>
      <w:tr w:rsidRPr="00C16AD2" w:rsidR="00744E14" w14:paraId="2AD65B75" w14:textId="77777777">
        <w:tc>
          <w:tcPr>
            <w:tcW w:w="8788" w:type="dxa"/>
            <w:tcBorders>
              <w:top w:val="single" w:color="009BD9" w:sz="6" w:space="0"/>
              <w:left w:val="single" w:color="009BD9" w:sz="6" w:space="0"/>
              <w:bottom w:val="single" w:color="009BD9" w:sz="6" w:space="0"/>
              <w:right w:val="single" w:color="009BD9" w:sz="6" w:space="0"/>
            </w:tcBorders>
            <w:shd w:val="clear" w:color="auto" w:fill="E0F4FB"/>
          </w:tcPr>
          <w:p w:rsidRPr="00B60D5F" w:rsidR="00744E14" w:rsidRDefault="00507081" w14:paraId="5F6117AE" w14:textId="77777777">
            <w:pPr>
              <w:rPr>
                <w:lang w:val="es-ES"/>
              </w:rPr>
            </w:pPr>
            <w:r w:rsidRPr="00B60D5F">
              <w:rPr>
                <w:b/>
                <w:color w:val="333333"/>
                <w:sz w:val="21"/>
                <w:lang w:val="es-ES"/>
              </w:rPr>
              <w:t>Para qué sirve este documento:</w:t>
            </w:r>
            <w:r w:rsidRPr="00B60D5F">
              <w:rPr>
                <w:color w:val="333333"/>
                <w:sz w:val="21"/>
                <w:lang w:val="es-ES"/>
              </w:rPr>
              <w:t xml:space="preserve"> tomar decisiones de arquitectura de datos para agentes IA en 30 minutos y empezar a implementar en una semana, eligiendo el nivel de rigor adecuado a tu equipo.</w:t>
            </w:r>
          </w:p>
        </w:tc>
      </w:tr>
    </w:tbl>
    <w:p w:rsidR="00744E14" w:rsidRDefault="00744E14" w14:paraId="7C7F6AE5" w14:textId="77777777">
      <w:pPr>
        <w:rPr>
          <w:lang w:val="es-ES"/>
        </w:rPr>
      </w:pPr>
    </w:p>
    <w:p w:rsidR="00327728" w:rsidRDefault="005971E4" w14:paraId="7E5BA39E" w14:textId="76C2EF44">
      <w:pPr>
        <w:rPr>
          <w:lang w:val="es-ES"/>
        </w:rPr>
      </w:pPr>
      <w:r>
        <w:rPr>
          <w:lang w:val="es-ES"/>
        </w:rPr>
        <w:t xml:space="preserve">Descripción </w:t>
      </w:r>
      <w:r w:rsidR="00516A22">
        <w:rPr>
          <w:lang w:val="es-ES"/>
        </w:rPr>
        <w:t xml:space="preserve">requerimientos a cubrir &amp; consideraciones regulación del Playbook (secciones 2 + </w:t>
      </w:r>
      <w:r w:rsidR="003D2636">
        <w:rPr>
          <w:lang w:val="es-ES"/>
        </w:rPr>
        <w:t>4 + 5)</w:t>
      </w:r>
    </w:p>
    <w:p w:rsidR="003D2636" w:rsidRDefault="003D2636" w14:paraId="5BD588B4" w14:textId="7699A7C9">
      <w:pPr>
        <w:rPr>
          <w:lang w:val="es-ES"/>
        </w:rPr>
      </w:pPr>
      <w:r>
        <w:rPr>
          <w:lang w:val="es-ES"/>
        </w:rPr>
        <w:t>Playbook de Desarrollador</w:t>
      </w:r>
      <w:r w:rsidR="00D01BCE">
        <w:rPr>
          <w:lang w:val="es-ES"/>
        </w:rPr>
        <w:t xml:space="preserve"> Capa Datos para </w:t>
      </w:r>
      <w:r>
        <w:rPr>
          <w:lang w:val="es-ES"/>
        </w:rPr>
        <w:t>Solucion</w:t>
      </w:r>
      <w:r w:rsidR="00D01BCE">
        <w:rPr>
          <w:lang w:val="es-ES"/>
        </w:rPr>
        <w:t>e</w:t>
      </w:r>
      <w:r>
        <w:rPr>
          <w:lang w:val="es-ES"/>
        </w:rPr>
        <w:t>s Agenticas (</w:t>
      </w:r>
      <w:r w:rsidR="00D01BCE">
        <w:rPr>
          <w:lang w:val="es-ES"/>
        </w:rPr>
        <w:t>secciones 3 + 6 + 7)</w:t>
      </w:r>
    </w:p>
    <w:p w:rsidRPr="00B60D5F" w:rsidR="00D01BCE" w:rsidRDefault="00D01BCE" w14:paraId="6D27607A" w14:textId="229620D4">
      <w:pPr>
        <w:rPr>
          <w:lang w:val="es-ES"/>
        </w:rPr>
      </w:pPr>
      <w:r>
        <w:rPr>
          <w:lang w:val="es-ES"/>
        </w:rPr>
        <w:t xml:space="preserve">Playbook para consumidor de </w:t>
      </w:r>
      <w:r w:rsidR="00FE5B13">
        <w:rPr>
          <w:lang w:val="es-ES"/>
        </w:rPr>
        <w:t>“capa de datos” en casos uso Soluciones agenticas (sección 7)</w:t>
      </w:r>
    </w:p>
    <w:p w:rsidRPr="0011641A" w:rsidR="00261DBF" w:rsidP="00261DBF" w:rsidRDefault="00261DBF" w14:paraId="3D78A8CA" w14:textId="77777777">
      <w:pPr>
        <w:spacing w:after="120" w:line="280" w:lineRule="exact"/>
        <w:rPr>
          <w:lang w:val="es-ES"/>
        </w:rPr>
      </w:pPr>
    </w:p>
    <w:p w:rsidR="0011641A" w:rsidRDefault="0011641A" w14:paraId="71CFD702" w14:textId="77777777">
      <w:pPr>
        <w:spacing w:after="120" w:line="280" w:lineRule="exact"/>
        <w:rPr>
          <w:lang w:val="es-ES"/>
        </w:rPr>
      </w:pPr>
    </w:p>
    <w:sdt>
      <w:sdtPr>
        <w:id w:val="-2010975991"/>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2"/>
          <w:szCs w:val="22"/>
        </w:rPr>
      </w:sdtPr>
      <w:sdtEndPr>
        <w:rPr>
          <w:rFonts w:ascii="Cambria" w:hAnsi="Cambria" w:eastAsia="ＭＳ 明朝" w:cs="Arial" w:asciiTheme="minorAscii" w:hAnsiTheme="minorAscii" w:eastAsiaTheme="minorEastAsia" w:cstheme="minorBidi"/>
          <w:b w:val="0"/>
          <w:bCs w:val="0"/>
          <w:noProof/>
          <w:color w:val="auto"/>
          <w:sz w:val="22"/>
          <w:szCs w:val="22"/>
        </w:rPr>
      </w:sdtEndPr>
      <w:sdtContent>
        <w:p w:rsidRPr="0001040A" w:rsidR="0001040A" w:rsidRDefault="0001040A" w14:paraId="25D32089" w14:textId="0BDD4E4E">
          <w:pPr>
            <w:pStyle w:val="TOCHeading"/>
            <w:rPr>
              <w:lang w:val="es-ES"/>
            </w:rPr>
          </w:pPr>
          <w:r w:rsidRPr="0001040A">
            <w:rPr>
              <w:lang w:val="es-ES"/>
            </w:rPr>
            <w:t>Contents</w:t>
          </w:r>
        </w:p>
        <w:p w:rsidR="00BA2E09" w:rsidRDefault="0001040A" w14:paraId="7C6A6B53" w14:textId="2C8E3E46">
          <w:pPr>
            <w:pStyle w:val="TOC2"/>
            <w:tabs>
              <w:tab w:val="right" w:leader="dot" w:pos="8778"/>
            </w:tabs>
            <w:rPr>
              <w:noProof/>
              <w:kern w:val="2"/>
              <w:sz w:val="24"/>
              <w:szCs w:val="24"/>
              <w14:ligatures w14:val="standardContextual"/>
            </w:rPr>
          </w:pPr>
          <w:r>
            <w:fldChar w:fldCharType="begin"/>
          </w:r>
          <w:r w:rsidRPr="0001040A">
            <w:rPr>
              <w:lang w:val="es-ES"/>
            </w:rPr>
            <w:instrText xml:space="preserve"> TOC \o "1-3" \h \z \u </w:instrText>
          </w:r>
          <w:r>
            <w:fldChar w:fldCharType="separate"/>
          </w:r>
          <w:hyperlink w:history="1" w:anchor="_Toc231226318">
            <w:r w:rsidRPr="00CB1D7B" w:rsidR="00BA2E09">
              <w:rPr>
                <w:rStyle w:val="Hyperlink"/>
                <w:noProof/>
                <w:lang w:val="es-ES"/>
              </w:rPr>
              <w:t>1. Introducción</w:t>
            </w:r>
            <w:r w:rsidR="00BA2E09">
              <w:rPr>
                <w:noProof/>
                <w:webHidden/>
              </w:rPr>
              <w:tab/>
            </w:r>
            <w:r w:rsidR="00BA2E09">
              <w:rPr>
                <w:noProof/>
                <w:webHidden/>
              </w:rPr>
              <w:fldChar w:fldCharType="begin"/>
            </w:r>
            <w:r w:rsidR="00BA2E09">
              <w:rPr>
                <w:noProof/>
                <w:webHidden/>
              </w:rPr>
              <w:instrText xml:space="preserve"> PAGEREF _Toc231226318 \h </w:instrText>
            </w:r>
            <w:r w:rsidR="00BA2E09">
              <w:rPr>
                <w:noProof/>
                <w:webHidden/>
              </w:rPr>
            </w:r>
            <w:r w:rsidR="00BA2E09">
              <w:rPr>
                <w:noProof/>
                <w:webHidden/>
              </w:rPr>
              <w:fldChar w:fldCharType="separate"/>
            </w:r>
            <w:r w:rsidR="00BA2E09">
              <w:rPr>
                <w:noProof/>
                <w:webHidden/>
              </w:rPr>
              <w:t>4</w:t>
            </w:r>
            <w:r w:rsidR="00BA2E09">
              <w:rPr>
                <w:noProof/>
                <w:webHidden/>
              </w:rPr>
              <w:fldChar w:fldCharType="end"/>
            </w:r>
          </w:hyperlink>
        </w:p>
        <w:p w:rsidR="00BA2E09" w:rsidRDefault="00BA2E09" w14:paraId="19A4373B" w14:textId="290D8777">
          <w:pPr>
            <w:pStyle w:val="TOC2"/>
            <w:tabs>
              <w:tab w:val="right" w:leader="dot" w:pos="8778"/>
            </w:tabs>
            <w:rPr>
              <w:noProof/>
              <w:kern w:val="2"/>
              <w:sz w:val="24"/>
              <w:szCs w:val="24"/>
              <w14:ligatures w14:val="standardContextual"/>
            </w:rPr>
          </w:pPr>
          <w:hyperlink w:history="1" w:anchor="_Toc231226319">
            <w:r w:rsidRPr="00CB1D7B">
              <w:rPr>
                <w:rStyle w:val="Hyperlink"/>
                <w:noProof/>
                <w:lang w:val="es-ES"/>
              </w:rPr>
              <w:t>2. Marco de Compliance, Cumplimiento Normativo y Soberanía</w:t>
            </w:r>
            <w:r>
              <w:rPr>
                <w:noProof/>
                <w:webHidden/>
              </w:rPr>
              <w:tab/>
            </w:r>
            <w:r>
              <w:rPr>
                <w:noProof/>
                <w:webHidden/>
              </w:rPr>
              <w:fldChar w:fldCharType="begin"/>
            </w:r>
            <w:r>
              <w:rPr>
                <w:noProof/>
                <w:webHidden/>
              </w:rPr>
              <w:instrText xml:space="preserve"> PAGEREF _Toc231226319 \h </w:instrText>
            </w:r>
            <w:r>
              <w:rPr>
                <w:noProof/>
                <w:webHidden/>
              </w:rPr>
            </w:r>
            <w:r>
              <w:rPr>
                <w:noProof/>
                <w:webHidden/>
              </w:rPr>
              <w:fldChar w:fldCharType="separate"/>
            </w:r>
            <w:r>
              <w:rPr>
                <w:noProof/>
                <w:webHidden/>
              </w:rPr>
              <w:t>5</w:t>
            </w:r>
            <w:r>
              <w:rPr>
                <w:noProof/>
                <w:webHidden/>
              </w:rPr>
              <w:fldChar w:fldCharType="end"/>
            </w:r>
          </w:hyperlink>
        </w:p>
        <w:p w:rsidR="00BA2E09" w:rsidRDefault="00BA2E09" w14:paraId="4BE79173" w14:textId="74ACD3E1">
          <w:pPr>
            <w:pStyle w:val="TOC3"/>
            <w:tabs>
              <w:tab w:val="right" w:leader="dot" w:pos="8778"/>
            </w:tabs>
            <w:rPr>
              <w:noProof/>
              <w:kern w:val="2"/>
              <w:sz w:val="24"/>
              <w:szCs w:val="24"/>
              <w14:ligatures w14:val="standardContextual"/>
            </w:rPr>
          </w:pPr>
          <w:hyperlink w:history="1" w:anchor="_Toc231226320">
            <w:r w:rsidRPr="00CB1D7B">
              <w:rPr>
                <w:rStyle w:val="Hyperlink"/>
                <w:noProof/>
                <w:lang w:val="es-ES"/>
              </w:rPr>
              <w:t>2.1. Definición de Soberanía del Dato en Entornos Cloud e Híbridos</w:t>
            </w:r>
            <w:r>
              <w:rPr>
                <w:noProof/>
                <w:webHidden/>
              </w:rPr>
              <w:tab/>
            </w:r>
            <w:r>
              <w:rPr>
                <w:noProof/>
                <w:webHidden/>
              </w:rPr>
              <w:fldChar w:fldCharType="begin"/>
            </w:r>
            <w:r>
              <w:rPr>
                <w:noProof/>
                <w:webHidden/>
              </w:rPr>
              <w:instrText xml:space="preserve"> PAGEREF _Toc231226320 \h </w:instrText>
            </w:r>
            <w:r>
              <w:rPr>
                <w:noProof/>
                <w:webHidden/>
              </w:rPr>
            </w:r>
            <w:r>
              <w:rPr>
                <w:noProof/>
                <w:webHidden/>
              </w:rPr>
              <w:fldChar w:fldCharType="separate"/>
            </w:r>
            <w:r>
              <w:rPr>
                <w:noProof/>
                <w:webHidden/>
              </w:rPr>
              <w:t>5</w:t>
            </w:r>
            <w:r>
              <w:rPr>
                <w:noProof/>
                <w:webHidden/>
              </w:rPr>
              <w:fldChar w:fldCharType="end"/>
            </w:r>
          </w:hyperlink>
        </w:p>
        <w:p w:rsidR="00BA2E09" w:rsidRDefault="00BA2E09" w14:paraId="0DC3B967" w14:textId="0B1C91AE">
          <w:pPr>
            <w:pStyle w:val="TOC3"/>
            <w:tabs>
              <w:tab w:val="right" w:leader="dot" w:pos="8778"/>
            </w:tabs>
            <w:rPr>
              <w:noProof/>
              <w:kern w:val="2"/>
              <w:sz w:val="24"/>
              <w:szCs w:val="24"/>
              <w14:ligatures w14:val="standardContextual"/>
            </w:rPr>
          </w:pPr>
          <w:hyperlink w:history="1" w:anchor="_Toc231226321">
            <w:r w:rsidRPr="00CB1D7B">
              <w:rPr>
                <w:rStyle w:val="Hyperlink"/>
                <w:noProof/>
                <w:lang w:val="es-ES"/>
              </w:rPr>
              <w:t>2.2. Marcos Regulatorios y Cumplimiento Normativo Corporativo (GDPR, Ley de IA)</w:t>
            </w:r>
            <w:r>
              <w:rPr>
                <w:noProof/>
                <w:webHidden/>
              </w:rPr>
              <w:tab/>
            </w:r>
            <w:r>
              <w:rPr>
                <w:noProof/>
                <w:webHidden/>
              </w:rPr>
              <w:fldChar w:fldCharType="begin"/>
            </w:r>
            <w:r>
              <w:rPr>
                <w:noProof/>
                <w:webHidden/>
              </w:rPr>
              <w:instrText xml:space="preserve"> PAGEREF _Toc231226321 \h </w:instrText>
            </w:r>
            <w:r>
              <w:rPr>
                <w:noProof/>
                <w:webHidden/>
              </w:rPr>
            </w:r>
            <w:r>
              <w:rPr>
                <w:noProof/>
                <w:webHidden/>
              </w:rPr>
              <w:fldChar w:fldCharType="separate"/>
            </w:r>
            <w:r>
              <w:rPr>
                <w:noProof/>
                <w:webHidden/>
              </w:rPr>
              <w:t>6</w:t>
            </w:r>
            <w:r>
              <w:rPr>
                <w:noProof/>
                <w:webHidden/>
              </w:rPr>
              <w:fldChar w:fldCharType="end"/>
            </w:r>
          </w:hyperlink>
        </w:p>
        <w:p w:rsidR="00BA2E09" w:rsidRDefault="00BA2E09" w14:paraId="28AC68FB" w14:textId="3A0A8DE0">
          <w:pPr>
            <w:pStyle w:val="TOC3"/>
            <w:tabs>
              <w:tab w:val="right" w:leader="dot" w:pos="8778"/>
            </w:tabs>
            <w:rPr>
              <w:noProof/>
              <w:kern w:val="2"/>
              <w:sz w:val="24"/>
              <w:szCs w:val="24"/>
              <w14:ligatures w14:val="standardContextual"/>
            </w:rPr>
          </w:pPr>
          <w:hyperlink w:history="1" w:anchor="_Toc231226322">
            <w:r w:rsidRPr="00CB1D7B">
              <w:rPr>
                <w:rStyle w:val="Hyperlink"/>
                <w:noProof/>
                <w:lang w:val="es-ES"/>
              </w:rPr>
              <w:t>2.3. Requerimientos y Necesidades de Trazabilidad Institucional</w:t>
            </w:r>
            <w:r>
              <w:rPr>
                <w:noProof/>
                <w:webHidden/>
              </w:rPr>
              <w:tab/>
            </w:r>
            <w:r>
              <w:rPr>
                <w:noProof/>
                <w:webHidden/>
              </w:rPr>
              <w:fldChar w:fldCharType="begin"/>
            </w:r>
            <w:r>
              <w:rPr>
                <w:noProof/>
                <w:webHidden/>
              </w:rPr>
              <w:instrText xml:space="preserve"> PAGEREF _Toc231226322 \h </w:instrText>
            </w:r>
            <w:r>
              <w:rPr>
                <w:noProof/>
                <w:webHidden/>
              </w:rPr>
            </w:r>
            <w:r>
              <w:rPr>
                <w:noProof/>
                <w:webHidden/>
              </w:rPr>
              <w:fldChar w:fldCharType="separate"/>
            </w:r>
            <w:r>
              <w:rPr>
                <w:noProof/>
                <w:webHidden/>
              </w:rPr>
              <w:t>7</w:t>
            </w:r>
            <w:r>
              <w:rPr>
                <w:noProof/>
                <w:webHidden/>
              </w:rPr>
              <w:fldChar w:fldCharType="end"/>
            </w:r>
          </w:hyperlink>
        </w:p>
        <w:p w:rsidR="00BA2E09" w:rsidRDefault="00BA2E09" w14:paraId="79442060" w14:textId="6E9FFEDD">
          <w:pPr>
            <w:pStyle w:val="TOC3"/>
            <w:tabs>
              <w:tab w:val="right" w:leader="dot" w:pos="8778"/>
            </w:tabs>
            <w:rPr>
              <w:noProof/>
              <w:kern w:val="2"/>
              <w:sz w:val="24"/>
              <w:szCs w:val="24"/>
              <w14:ligatures w14:val="standardContextual"/>
            </w:rPr>
          </w:pPr>
          <w:hyperlink w:history="1" w:anchor="_Toc231226323">
            <w:r w:rsidRPr="00CB1D7B">
              <w:rPr>
                <w:rStyle w:val="Hyperlink"/>
                <w:noProof/>
                <w:lang w:val="es-ES"/>
              </w:rPr>
              <w:t>2.4. Definición de Protocolos de Seguridad Globales de la Compañía</w:t>
            </w:r>
            <w:r>
              <w:rPr>
                <w:noProof/>
                <w:webHidden/>
              </w:rPr>
              <w:tab/>
            </w:r>
            <w:r>
              <w:rPr>
                <w:noProof/>
                <w:webHidden/>
              </w:rPr>
              <w:fldChar w:fldCharType="begin"/>
            </w:r>
            <w:r>
              <w:rPr>
                <w:noProof/>
                <w:webHidden/>
              </w:rPr>
              <w:instrText xml:space="preserve"> PAGEREF _Toc231226323 \h </w:instrText>
            </w:r>
            <w:r>
              <w:rPr>
                <w:noProof/>
                <w:webHidden/>
              </w:rPr>
            </w:r>
            <w:r>
              <w:rPr>
                <w:noProof/>
                <w:webHidden/>
              </w:rPr>
              <w:fldChar w:fldCharType="separate"/>
            </w:r>
            <w:r>
              <w:rPr>
                <w:noProof/>
                <w:webHidden/>
              </w:rPr>
              <w:t>7</w:t>
            </w:r>
            <w:r>
              <w:rPr>
                <w:noProof/>
                <w:webHidden/>
              </w:rPr>
              <w:fldChar w:fldCharType="end"/>
            </w:r>
          </w:hyperlink>
        </w:p>
        <w:p w:rsidR="00BA2E09" w:rsidRDefault="00BA2E09" w14:paraId="459AEFBF" w14:textId="4F8D0053">
          <w:pPr>
            <w:pStyle w:val="TOC2"/>
            <w:tabs>
              <w:tab w:val="right" w:leader="dot" w:pos="8778"/>
            </w:tabs>
            <w:rPr>
              <w:noProof/>
              <w:kern w:val="2"/>
              <w:sz w:val="24"/>
              <w:szCs w:val="24"/>
              <w14:ligatures w14:val="standardContextual"/>
            </w:rPr>
          </w:pPr>
          <w:hyperlink w:history="1" w:anchor="_Toc231226324">
            <w:r w:rsidRPr="00CB1D7B">
              <w:rPr>
                <w:rStyle w:val="Hyperlink"/>
                <w:noProof/>
                <w:lang w:val="es-ES"/>
              </w:rPr>
              <w:t>3. Clasificación y Tipologías de Datos en la organización</w:t>
            </w:r>
            <w:r>
              <w:rPr>
                <w:noProof/>
                <w:webHidden/>
              </w:rPr>
              <w:tab/>
            </w:r>
            <w:r>
              <w:rPr>
                <w:noProof/>
                <w:webHidden/>
              </w:rPr>
              <w:fldChar w:fldCharType="begin"/>
            </w:r>
            <w:r>
              <w:rPr>
                <w:noProof/>
                <w:webHidden/>
              </w:rPr>
              <w:instrText xml:space="preserve"> PAGEREF _Toc231226324 \h </w:instrText>
            </w:r>
            <w:r>
              <w:rPr>
                <w:noProof/>
                <w:webHidden/>
              </w:rPr>
            </w:r>
            <w:r>
              <w:rPr>
                <w:noProof/>
                <w:webHidden/>
              </w:rPr>
              <w:fldChar w:fldCharType="separate"/>
            </w:r>
            <w:r>
              <w:rPr>
                <w:noProof/>
                <w:webHidden/>
              </w:rPr>
              <w:t>8</w:t>
            </w:r>
            <w:r>
              <w:rPr>
                <w:noProof/>
                <w:webHidden/>
              </w:rPr>
              <w:fldChar w:fldCharType="end"/>
            </w:r>
          </w:hyperlink>
        </w:p>
        <w:p w:rsidR="00BA2E09" w:rsidRDefault="00BA2E09" w14:paraId="63EC4960" w14:textId="465FDF3E">
          <w:pPr>
            <w:pStyle w:val="TOC3"/>
            <w:tabs>
              <w:tab w:val="right" w:leader="dot" w:pos="8778"/>
            </w:tabs>
            <w:rPr>
              <w:noProof/>
              <w:kern w:val="2"/>
              <w:sz w:val="24"/>
              <w:szCs w:val="24"/>
              <w14:ligatures w14:val="standardContextual"/>
            </w:rPr>
          </w:pPr>
          <w:hyperlink w:history="1" w:anchor="_Toc231226325">
            <w:r w:rsidRPr="00CB1D7B">
              <w:rPr>
                <w:rStyle w:val="Hyperlink"/>
                <w:noProof/>
                <w:lang w:val="es-ES"/>
              </w:rPr>
              <w:t>3.1. Definición de Tipologías de Datos de Entrada</w:t>
            </w:r>
            <w:r>
              <w:rPr>
                <w:noProof/>
                <w:webHidden/>
              </w:rPr>
              <w:tab/>
            </w:r>
            <w:r>
              <w:rPr>
                <w:noProof/>
                <w:webHidden/>
              </w:rPr>
              <w:fldChar w:fldCharType="begin"/>
            </w:r>
            <w:r>
              <w:rPr>
                <w:noProof/>
                <w:webHidden/>
              </w:rPr>
              <w:instrText xml:space="preserve"> PAGEREF _Toc231226325 \h </w:instrText>
            </w:r>
            <w:r>
              <w:rPr>
                <w:noProof/>
                <w:webHidden/>
              </w:rPr>
            </w:r>
            <w:r>
              <w:rPr>
                <w:noProof/>
                <w:webHidden/>
              </w:rPr>
              <w:fldChar w:fldCharType="separate"/>
            </w:r>
            <w:r>
              <w:rPr>
                <w:noProof/>
                <w:webHidden/>
              </w:rPr>
              <w:t>8</w:t>
            </w:r>
            <w:r>
              <w:rPr>
                <w:noProof/>
                <w:webHidden/>
              </w:rPr>
              <w:fldChar w:fldCharType="end"/>
            </w:r>
          </w:hyperlink>
        </w:p>
        <w:p w:rsidR="00BA2E09" w:rsidRDefault="00BA2E09" w14:paraId="7AC7E3A7" w14:textId="25782BAF">
          <w:pPr>
            <w:pStyle w:val="TOC3"/>
            <w:tabs>
              <w:tab w:val="right" w:leader="dot" w:pos="8778"/>
            </w:tabs>
            <w:rPr>
              <w:noProof/>
              <w:kern w:val="2"/>
              <w:sz w:val="24"/>
              <w:szCs w:val="24"/>
              <w14:ligatures w14:val="standardContextual"/>
            </w:rPr>
          </w:pPr>
          <w:hyperlink w:history="1" w:anchor="_Toc231226326">
            <w:r w:rsidRPr="00CB1D7B">
              <w:rPr>
                <w:rStyle w:val="Hyperlink"/>
                <w:noProof/>
                <w:lang w:val="es-ES"/>
              </w:rPr>
              <w:t>3.2. Identificación de Necesidades Específicas según la Tipología de Dato</w:t>
            </w:r>
            <w:r>
              <w:rPr>
                <w:noProof/>
                <w:webHidden/>
              </w:rPr>
              <w:tab/>
            </w:r>
            <w:r>
              <w:rPr>
                <w:noProof/>
                <w:webHidden/>
              </w:rPr>
              <w:fldChar w:fldCharType="begin"/>
            </w:r>
            <w:r>
              <w:rPr>
                <w:noProof/>
                <w:webHidden/>
              </w:rPr>
              <w:instrText xml:space="preserve"> PAGEREF _Toc231226326 \h </w:instrText>
            </w:r>
            <w:r>
              <w:rPr>
                <w:noProof/>
                <w:webHidden/>
              </w:rPr>
            </w:r>
            <w:r>
              <w:rPr>
                <w:noProof/>
                <w:webHidden/>
              </w:rPr>
              <w:fldChar w:fldCharType="separate"/>
            </w:r>
            <w:r>
              <w:rPr>
                <w:noProof/>
                <w:webHidden/>
              </w:rPr>
              <w:t>9</w:t>
            </w:r>
            <w:r>
              <w:rPr>
                <w:noProof/>
                <w:webHidden/>
              </w:rPr>
              <w:fldChar w:fldCharType="end"/>
            </w:r>
          </w:hyperlink>
        </w:p>
        <w:p w:rsidR="00BA2E09" w:rsidRDefault="00BA2E09" w14:paraId="61758091" w14:textId="797389A1">
          <w:pPr>
            <w:pStyle w:val="TOC3"/>
            <w:tabs>
              <w:tab w:val="right" w:leader="dot" w:pos="8778"/>
            </w:tabs>
            <w:rPr>
              <w:noProof/>
              <w:kern w:val="2"/>
              <w:sz w:val="24"/>
              <w:szCs w:val="24"/>
              <w14:ligatures w14:val="standardContextual"/>
            </w:rPr>
          </w:pPr>
          <w:hyperlink w:history="1" w:anchor="_Toc231226327">
            <w:r w:rsidRPr="00CB1D7B">
              <w:rPr>
                <w:rStyle w:val="Hyperlink"/>
                <w:noProof/>
                <w:lang w:val="es-ES"/>
              </w:rPr>
              <w:t>3.3. Estrategia de Consumo de Datos</w:t>
            </w:r>
            <w:r>
              <w:rPr>
                <w:noProof/>
                <w:webHidden/>
              </w:rPr>
              <w:tab/>
            </w:r>
            <w:r>
              <w:rPr>
                <w:noProof/>
                <w:webHidden/>
              </w:rPr>
              <w:fldChar w:fldCharType="begin"/>
            </w:r>
            <w:r>
              <w:rPr>
                <w:noProof/>
                <w:webHidden/>
              </w:rPr>
              <w:instrText xml:space="preserve"> PAGEREF _Toc231226327 \h </w:instrText>
            </w:r>
            <w:r>
              <w:rPr>
                <w:noProof/>
                <w:webHidden/>
              </w:rPr>
            </w:r>
            <w:r>
              <w:rPr>
                <w:noProof/>
                <w:webHidden/>
              </w:rPr>
              <w:fldChar w:fldCharType="separate"/>
            </w:r>
            <w:r>
              <w:rPr>
                <w:noProof/>
                <w:webHidden/>
              </w:rPr>
              <w:t>9</w:t>
            </w:r>
            <w:r>
              <w:rPr>
                <w:noProof/>
                <w:webHidden/>
              </w:rPr>
              <w:fldChar w:fldCharType="end"/>
            </w:r>
          </w:hyperlink>
        </w:p>
        <w:p w:rsidR="00BA2E09" w:rsidRDefault="00BA2E09" w14:paraId="73D2211A" w14:textId="59B8439D">
          <w:pPr>
            <w:pStyle w:val="TOC2"/>
            <w:tabs>
              <w:tab w:val="right" w:leader="dot" w:pos="8778"/>
            </w:tabs>
            <w:rPr>
              <w:noProof/>
              <w:kern w:val="2"/>
              <w:sz w:val="24"/>
              <w:szCs w:val="24"/>
              <w14:ligatures w14:val="standardContextual"/>
            </w:rPr>
          </w:pPr>
          <w:hyperlink w:history="1" w:anchor="_Toc231226328">
            <w:r w:rsidRPr="00CB1D7B">
              <w:rPr>
                <w:rStyle w:val="Hyperlink"/>
                <w:noProof/>
                <w:lang w:val="es-ES"/>
              </w:rPr>
              <w:t>4. Gobernanza y Roles del dato</w:t>
            </w:r>
            <w:r>
              <w:rPr>
                <w:noProof/>
                <w:webHidden/>
              </w:rPr>
              <w:tab/>
            </w:r>
            <w:r>
              <w:rPr>
                <w:noProof/>
                <w:webHidden/>
              </w:rPr>
              <w:fldChar w:fldCharType="begin"/>
            </w:r>
            <w:r>
              <w:rPr>
                <w:noProof/>
                <w:webHidden/>
              </w:rPr>
              <w:instrText xml:space="preserve"> PAGEREF _Toc231226328 \h </w:instrText>
            </w:r>
            <w:r>
              <w:rPr>
                <w:noProof/>
                <w:webHidden/>
              </w:rPr>
            </w:r>
            <w:r>
              <w:rPr>
                <w:noProof/>
                <w:webHidden/>
              </w:rPr>
              <w:fldChar w:fldCharType="separate"/>
            </w:r>
            <w:r>
              <w:rPr>
                <w:noProof/>
                <w:webHidden/>
              </w:rPr>
              <w:t>10</w:t>
            </w:r>
            <w:r>
              <w:rPr>
                <w:noProof/>
                <w:webHidden/>
              </w:rPr>
              <w:fldChar w:fldCharType="end"/>
            </w:r>
          </w:hyperlink>
        </w:p>
        <w:p w:rsidR="00BA2E09" w:rsidRDefault="00BA2E09" w14:paraId="5F4CC7E6" w14:textId="59919276">
          <w:pPr>
            <w:pStyle w:val="TOC3"/>
            <w:tabs>
              <w:tab w:val="right" w:leader="dot" w:pos="8778"/>
            </w:tabs>
            <w:rPr>
              <w:noProof/>
              <w:kern w:val="2"/>
              <w:sz w:val="24"/>
              <w:szCs w:val="24"/>
              <w14:ligatures w14:val="standardContextual"/>
            </w:rPr>
          </w:pPr>
          <w:hyperlink w:history="1" w:anchor="_Toc231226329">
            <w:r w:rsidRPr="00CB1D7B">
              <w:rPr>
                <w:rStyle w:val="Hyperlink"/>
                <w:noProof/>
                <w:lang w:val="es-ES"/>
              </w:rPr>
              <w:t>4.1 Roles del Dato en el Ecosistema GenAI</w:t>
            </w:r>
            <w:r>
              <w:rPr>
                <w:noProof/>
                <w:webHidden/>
              </w:rPr>
              <w:tab/>
            </w:r>
            <w:r>
              <w:rPr>
                <w:noProof/>
                <w:webHidden/>
              </w:rPr>
              <w:fldChar w:fldCharType="begin"/>
            </w:r>
            <w:r>
              <w:rPr>
                <w:noProof/>
                <w:webHidden/>
              </w:rPr>
              <w:instrText xml:space="preserve"> PAGEREF _Toc231226329 \h </w:instrText>
            </w:r>
            <w:r>
              <w:rPr>
                <w:noProof/>
                <w:webHidden/>
              </w:rPr>
            </w:r>
            <w:r>
              <w:rPr>
                <w:noProof/>
                <w:webHidden/>
              </w:rPr>
              <w:fldChar w:fldCharType="separate"/>
            </w:r>
            <w:r>
              <w:rPr>
                <w:noProof/>
                <w:webHidden/>
              </w:rPr>
              <w:t>11</w:t>
            </w:r>
            <w:r>
              <w:rPr>
                <w:noProof/>
                <w:webHidden/>
              </w:rPr>
              <w:fldChar w:fldCharType="end"/>
            </w:r>
          </w:hyperlink>
        </w:p>
        <w:p w:rsidR="00BA2E09" w:rsidRDefault="00BA2E09" w14:paraId="1F9D9A4C" w14:textId="3C0B674F">
          <w:pPr>
            <w:pStyle w:val="TOC3"/>
            <w:tabs>
              <w:tab w:val="right" w:leader="dot" w:pos="8778"/>
            </w:tabs>
            <w:rPr>
              <w:noProof/>
              <w:kern w:val="2"/>
              <w:sz w:val="24"/>
              <w:szCs w:val="24"/>
              <w14:ligatures w14:val="standardContextual"/>
            </w:rPr>
          </w:pPr>
          <w:hyperlink w:history="1" w:anchor="_Toc231226330">
            <w:r w:rsidRPr="00CB1D7B">
              <w:rPr>
                <w:rStyle w:val="Hyperlink"/>
                <w:noProof/>
                <w:lang w:val="es-ES"/>
              </w:rPr>
              <w:t>4.2 Gestión de Roles, Permisos y Políticas de Acceso</w:t>
            </w:r>
            <w:r>
              <w:rPr>
                <w:noProof/>
                <w:webHidden/>
              </w:rPr>
              <w:tab/>
            </w:r>
            <w:r>
              <w:rPr>
                <w:noProof/>
                <w:webHidden/>
              </w:rPr>
              <w:fldChar w:fldCharType="begin"/>
            </w:r>
            <w:r>
              <w:rPr>
                <w:noProof/>
                <w:webHidden/>
              </w:rPr>
              <w:instrText xml:space="preserve"> PAGEREF _Toc231226330 \h </w:instrText>
            </w:r>
            <w:r>
              <w:rPr>
                <w:noProof/>
                <w:webHidden/>
              </w:rPr>
            </w:r>
            <w:r>
              <w:rPr>
                <w:noProof/>
                <w:webHidden/>
              </w:rPr>
              <w:fldChar w:fldCharType="separate"/>
            </w:r>
            <w:r>
              <w:rPr>
                <w:noProof/>
                <w:webHidden/>
              </w:rPr>
              <w:t>12</w:t>
            </w:r>
            <w:r>
              <w:rPr>
                <w:noProof/>
                <w:webHidden/>
              </w:rPr>
              <w:fldChar w:fldCharType="end"/>
            </w:r>
          </w:hyperlink>
        </w:p>
        <w:p w:rsidR="00BA2E09" w:rsidRDefault="00BA2E09" w14:paraId="7C3523FB" w14:textId="047AC2DB">
          <w:pPr>
            <w:pStyle w:val="TOC2"/>
            <w:tabs>
              <w:tab w:val="right" w:leader="dot" w:pos="8778"/>
            </w:tabs>
            <w:rPr>
              <w:noProof/>
              <w:kern w:val="2"/>
              <w:sz w:val="24"/>
              <w:szCs w:val="24"/>
              <w14:ligatures w14:val="standardContextual"/>
            </w:rPr>
          </w:pPr>
          <w:hyperlink w:history="1" w:anchor="_Toc231226331">
            <w:r w:rsidRPr="00CB1D7B">
              <w:rPr>
                <w:rStyle w:val="Hyperlink"/>
                <w:noProof/>
                <w:lang w:val="es-ES"/>
              </w:rPr>
              <w:t>5. Política de datos y estándares de calidad</w:t>
            </w:r>
            <w:r>
              <w:rPr>
                <w:noProof/>
                <w:webHidden/>
              </w:rPr>
              <w:tab/>
            </w:r>
            <w:r>
              <w:rPr>
                <w:noProof/>
                <w:webHidden/>
              </w:rPr>
              <w:fldChar w:fldCharType="begin"/>
            </w:r>
            <w:r>
              <w:rPr>
                <w:noProof/>
                <w:webHidden/>
              </w:rPr>
              <w:instrText xml:space="preserve"> PAGEREF _Toc231226331 \h </w:instrText>
            </w:r>
            <w:r>
              <w:rPr>
                <w:noProof/>
                <w:webHidden/>
              </w:rPr>
            </w:r>
            <w:r>
              <w:rPr>
                <w:noProof/>
                <w:webHidden/>
              </w:rPr>
              <w:fldChar w:fldCharType="separate"/>
            </w:r>
            <w:r>
              <w:rPr>
                <w:noProof/>
                <w:webHidden/>
              </w:rPr>
              <w:t>13</w:t>
            </w:r>
            <w:r>
              <w:rPr>
                <w:noProof/>
                <w:webHidden/>
              </w:rPr>
              <w:fldChar w:fldCharType="end"/>
            </w:r>
          </w:hyperlink>
        </w:p>
        <w:p w:rsidR="00BA2E09" w:rsidRDefault="00BA2E09" w14:paraId="1DB2543D" w14:textId="1DDE05DE">
          <w:pPr>
            <w:pStyle w:val="TOC3"/>
            <w:tabs>
              <w:tab w:val="right" w:leader="dot" w:pos="8778"/>
            </w:tabs>
            <w:rPr>
              <w:noProof/>
              <w:kern w:val="2"/>
              <w:sz w:val="24"/>
              <w:szCs w:val="24"/>
              <w14:ligatures w14:val="standardContextual"/>
            </w:rPr>
          </w:pPr>
          <w:hyperlink w:history="1" w:anchor="_Toc231226332">
            <w:r w:rsidRPr="00CB1D7B">
              <w:rPr>
                <w:rStyle w:val="Hyperlink"/>
                <w:noProof/>
                <w:lang w:val="es-ES"/>
              </w:rPr>
              <w:t>5.1 Estándares Generales de Calidad e Higiene para el Conocimiento Corporativo</w:t>
            </w:r>
            <w:r>
              <w:rPr>
                <w:noProof/>
                <w:webHidden/>
              </w:rPr>
              <w:tab/>
            </w:r>
            <w:r>
              <w:rPr>
                <w:noProof/>
                <w:webHidden/>
              </w:rPr>
              <w:fldChar w:fldCharType="begin"/>
            </w:r>
            <w:r>
              <w:rPr>
                <w:noProof/>
                <w:webHidden/>
              </w:rPr>
              <w:instrText xml:space="preserve"> PAGEREF _Toc231226332 \h </w:instrText>
            </w:r>
            <w:r>
              <w:rPr>
                <w:noProof/>
                <w:webHidden/>
              </w:rPr>
            </w:r>
            <w:r>
              <w:rPr>
                <w:noProof/>
                <w:webHidden/>
              </w:rPr>
              <w:fldChar w:fldCharType="separate"/>
            </w:r>
            <w:r>
              <w:rPr>
                <w:noProof/>
                <w:webHidden/>
              </w:rPr>
              <w:t>14</w:t>
            </w:r>
            <w:r>
              <w:rPr>
                <w:noProof/>
                <w:webHidden/>
              </w:rPr>
              <w:fldChar w:fldCharType="end"/>
            </w:r>
          </w:hyperlink>
        </w:p>
        <w:p w:rsidR="00BA2E09" w:rsidRDefault="00BA2E09" w14:paraId="5D566BF8" w14:textId="6A8E2922">
          <w:pPr>
            <w:pStyle w:val="TOC3"/>
            <w:tabs>
              <w:tab w:val="right" w:leader="dot" w:pos="8778"/>
            </w:tabs>
            <w:rPr>
              <w:noProof/>
              <w:kern w:val="2"/>
              <w:sz w:val="24"/>
              <w:szCs w:val="24"/>
              <w14:ligatures w14:val="standardContextual"/>
            </w:rPr>
          </w:pPr>
          <w:hyperlink w:history="1" w:anchor="_Toc231226333">
            <w:r w:rsidRPr="00CB1D7B">
              <w:rPr>
                <w:rStyle w:val="Hyperlink"/>
                <w:noProof/>
                <w:lang w:val="es-ES"/>
              </w:rPr>
              <w:t>5.2 Ciclo de Vida del Dato (Lifecycle): Políticas de Retención, Purga e Ingesta</w:t>
            </w:r>
            <w:r>
              <w:rPr>
                <w:noProof/>
                <w:webHidden/>
              </w:rPr>
              <w:tab/>
            </w:r>
            <w:r>
              <w:rPr>
                <w:noProof/>
                <w:webHidden/>
              </w:rPr>
              <w:fldChar w:fldCharType="begin"/>
            </w:r>
            <w:r>
              <w:rPr>
                <w:noProof/>
                <w:webHidden/>
              </w:rPr>
              <w:instrText xml:space="preserve"> PAGEREF _Toc231226333 \h </w:instrText>
            </w:r>
            <w:r>
              <w:rPr>
                <w:noProof/>
                <w:webHidden/>
              </w:rPr>
            </w:r>
            <w:r>
              <w:rPr>
                <w:noProof/>
                <w:webHidden/>
              </w:rPr>
              <w:fldChar w:fldCharType="separate"/>
            </w:r>
            <w:r>
              <w:rPr>
                <w:noProof/>
                <w:webHidden/>
              </w:rPr>
              <w:t>14</w:t>
            </w:r>
            <w:r>
              <w:rPr>
                <w:noProof/>
                <w:webHidden/>
              </w:rPr>
              <w:fldChar w:fldCharType="end"/>
            </w:r>
          </w:hyperlink>
        </w:p>
        <w:p w:rsidR="00BA2E09" w:rsidRDefault="00BA2E09" w14:paraId="5778F1B1" w14:textId="5253A2D9">
          <w:pPr>
            <w:pStyle w:val="TOC3"/>
            <w:tabs>
              <w:tab w:val="right" w:leader="dot" w:pos="8778"/>
            </w:tabs>
            <w:rPr>
              <w:noProof/>
              <w:kern w:val="2"/>
              <w:sz w:val="24"/>
              <w:szCs w:val="24"/>
              <w14:ligatures w14:val="standardContextual"/>
            </w:rPr>
          </w:pPr>
          <w:hyperlink w:history="1" w:anchor="_Toc231226334">
            <w:r w:rsidRPr="00CB1D7B">
              <w:rPr>
                <w:rStyle w:val="Hyperlink"/>
                <w:noProof/>
                <w:lang w:val="es-ES"/>
              </w:rPr>
              <w:t>5.3 Tratamiento de Información Sensible</w:t>
            </w:r>
            <w:r>
              <w:rPr>
                <w:noProof/>
                <w:webHidden/>
              </w:rPr>
              <w:tab/>
            </w:r>
            <w:r>
              <w:rPr>
                <w:noProof/>
                <w:webHidden/>
              </w:rPr>
              <w:fldChar w:fldCharType="begin"/>
            </w:r>
            <w:r>
              <w:rPr>
                <w:noProof/>
                <w:webHidden/>
              </w:rPr>
              <w:instrText xml:space="preserve"> PAGEREF _Toc231226334 \h </w:instrText>
            </w:r>
            <w:r>
              <w:rPr>
                <w:noProof/>
                <w:webHidden/>
              </w:rPr>
            </w:r>
            <w:r>
              <w:rPr>
                <w:noProof/>
                <w:webHidden/>
              </w:rPr>
              <w:fldChar w:fldCharType="separate"/>
            </w:r>
            <w:r>
              <w:rPr>
                <w:noProof/>
                <w:webHidden/>
              </w:rPr>
              <w:t>15</w:t>
            </w:r>
            <w:r>
              <w:rPr>
                <w:noProof/>
                <w:webHidden/>
              </w:rPr>
              <w:fldChar w:fldCharType="end"/>
            </w:r>
          </w:hyperlink>
        </w:p>
        <w:p w:rsidR="00BA2E09" w:rsidRDefault="00BA2E09" w14:paraId="55DD0305" w14:textId="7735EC04">
          <w:pPr>
            <w:pStyle w:val="TOC2"/>
            <w:tabs>
              <w:tab w:val="right" w:leader="dot" w:pos="8778"/>
            </w:tabs>
            <w:rPr>
              <w:noProof/>
              <w:kern w:val="2"/>
              <w:sz w:val="24"/>
              <w:szCs w:val="24"/>
              <w14:ligatures w14:val="standardContextual"/>
            </w:rPr>
          </w:pPr>
          <w:hyperlink w:history="1" w:anchor="_Toc231226335">
            <w:r w:rsidRPr="00CB1D7B">
              <w:rPr>
                <w:rStyle w:val="Hyperlink"/>
                <w:noProof/>
                <w:lang w:val="es-ES"/>
              </w:rPr>
              <w:t>6. Estrategia Corporativa de Ingesta</w:t>
            </w:r>
            <w:r>
              <w:rPr>
                <w:noProof/>
                <w:webHidden/>
              </w:rPr>
              <w:tab/>
            </w:r>
            <w:r>
              <w:rPr>
                <w:noProof/>
                <w:webHidden/>
              </w:rPr>
              <w:fldChar w:fldCharType="begin"/>
            </w:r>
            <w:r>
              <w:rPr>
                <w:noProof/>
                <w:webHidden/>
              </w:rPr>
              <w:instrText xml:space="preserve"> PAGEREF _Toc231226335 \h </w:instrText>
            </w:r>
            <w:r>
              <w:rPr>
                <w:noProof/>
                <w:webHidden/>
              </w:rPr>
            </w:r>
            <w:r>
              <w:rPr>
                <w:noProof/>
                <w:webHidden/>
              </w:rPr>
              <w:fldChar w:fldCharType="separate"/>
            </w:r>
            <w:r>
              <w:rPr>
                <w:noProof/>
                <w:webHidden/>
              </w:rPr>
              <w:t>18</w:t>
            </w:r>
            <w:r>
              <w:rPr>
                <w:noProof/>
                <w:webHidden/>
              </w:rPr>
              <w:fldChar w:fldCharType="end"/>
            </w:r>
          </w:hyperlink>
        </w:p>
        <w:p w:rsidR="00BA2E09" w:rsidRDefault="00BA2E09" w14:paraId="1AC9A9FD" w14:textId="6DCF7D43">
          <w:pPr>
            <w:pStyle w:val="TOC3"/>
            <w:tabs>
              <w:tab w:val="right" w:leader="dot" w:pos="8778"/>
            </w:tabs>
            <w:rPr>
              <w:noProof/>
              <w:kern w:val="2"/>
              <w:sz w:val="24"/>
              <w:szCs w:val="24"/>
              <w14:ligatures w14:val="standardContextual"/>
            </w:rPr>
          </w:pPr>
          <w:hyperlink w:history="1" w:anchor="_Toc231226336">
            <w:r w:rsidRPr="00CB1D7B">
              <w:rPr>
                <w:rStyle w:val="Hyperlink"/>
                <w:noProof/>
                <w:lang w:val="es-ES"/>
              </w:rPr>
              <w:t>6.1. Estrategia de Compañía vs. Estrategia por Proyecto</w:t>
            </w:r>
            <w:r>
              <w:rPr>
                <w:noProof/>
                <w:webHidden/>
              </w:rPr>
              <w:tab/>
            </w:r>
            <w:r>
              <w:rPr>
                <w:noProof/>
                <w:webHidden/>
              </w:rPr>
              <w:fldChar w:fldCharType="begin"/>
            </w:r>
            <w:r>
              <w:rPr>
                <w:noProof/>
                <w:webHidden/>
              </w:rPr>
              <w:instrText xml:space="preserve"> PAGEREF _Toc231226336 \h </w:instrText>
            </w:r>
            <w:r>
              <w:rPr>
                <w:noProof/>
                <w:webHidden/>
              </w:rPr>
            </w:r>
            <w:r>
              <w:rPr>
                <w:noProof/>
                <w:webHidden/>
              </w:rPr>
              <w:fldChar w:fldCharType="separate"/>
            </w:r>
            <w:r>
              <w:rPr>
                <w:noProof/>
                <w:webHidden/>
              </w:rPr>
              <w:t>18</w:t>
            </w:r>
            <w:r>
              <w:rPr>
                <w:noProof/>
                <w:webHidden/>
              </w:rPr>
              <w:fldChar w:fldCharType="end"/>
            </w:r>
          </w:hyperlink>
        </w:p>
        <w:p w:rsidR="00BA2E09" w:rsidRDefault="00BA2E09" w14:paraId="458B1A37" w14:textId="063D23B2">
          <w:pPr>
            <w:pStyle w:val="TOC3"/>
            <w:tabs>
              <w:tab w:val="right" w:leader="dot" w:pos="8778"/>
            </w:tabs>
            <w:rPr>
              <w:noProof/>
              <w:kern w:val="2"/>
              <w:sz w:val="24"/>
              <w:szCs w:val="24"/>
              <w14:ligatures w14:val="standardContextual"/>
            </w:rPr>
          </w:pPr>
          <w:hyperlink w:history="1" w:anchor="_Toc231226337">
            <w:r w:rsidRPr="00CB1D7B">
              <w:rPr>
                <w:rStyle w:val="Hyperlink"/>
                <w:noProof/>
                <w:lang w:val="es-ES"/>
              </w:rPr>
              <w:t>6.2. Enfoque centralizado: Arquitectura de Datos por Capas</w:t>
            </w:r>
            <w:r>
              <w:rPr>
                <w:noProof/>
                <w:webHidden/>
              </w:rPr>
              <w:tab/>
            </w:r>
            <w:r>
              <w:rPr>
                <w:noProof/>
                <w:webHidden/>
              </w:rPr>
              <w:fldChar w:fldCharType="begin"/>
            </w:r>
            <w:r>
              <w:rPr>
                <w:noProof/>
                <w:webHidden/>
              </w:rPr>
              <w:instrText xml:space="preserve"> PAGEREF _Toc231226337 \h </w:instrText>
            </w:r>
            <w:r>
              <w:rPr>
                <w:noProof/>
                <w:webHidden/>
              </w:rPr>
            </w:r>
            <w:r>
              <w:rPr>
                <w:noProof/>
                <w:webHidden/>
              </w:rPr>
              <w:fldChar w:fldCharType="separate"/>
            </w:r>
            <w:r>
              <w:rPr>
                <w:noProof/>
                <w:webHidden/>
              </w:rPr>
              <w:t>21</w:t>
            </w:r>
            <w:r>
              <w:rPr>
                <w:noProof/>
                <w:webHidden/>
              </w:rPr>
              <w:fldChar w:fldCharType="end"/>
            </w:r>
          </w:hyperlink>
        </w:p>
        <w:p w:rsidR="00BA2E09" w:rsidRDefault="00BA2E09" w14:paraId="04797884" w14:textId="7618B604">
          <w:pPr>
            <w:pStyle w:val="TOC3"/>
            <w:tabs>
              <w:tab w:val="right" w:leader="dot" w:pos="8778"/>
            </w:tabs>
            <w:rPr>
              <w:noProof/>
              <w:kern w:val="2"/>
              <w:sz w:val="24"/>
              <w:szCs w:val="24"/>
              <w14:ligatures w14:val="standardContextual"/>
            </w:rPr>
          </w:pPr>
          <w:hyperlink w:history="1" w:anchor="_Toc231226338">
            <w:r w:rsidRPr="00CB1D7B">
              <w:rPr>
                <w:rStyle w:val="Hyperlink"/>
                <w:noProof/>
                <w:lang w:val="es-ES"/>
              </w:rPr>
              <w:t>6.3. Componentes Clave del Pipeline de Datos Corporativo</w:t>
            </w:r>
            <w:r>
              <w:rPr>
                <w:noProof/>
                <w:webHidden/>
              </w:rPr>
              <w:tab/>
            </w:r>
            <w:r>
              <w:rPr>
                <w:noProof/>
                <w:webHidden/>
              </w:rPr>
              <w:fldChar w:fldCharType="begin"/>
            </w:r>
            <w:r>
              <w:rPr>
                <w:noProof/>
                <w:webHidden/>
              </w:rPr>
              <w:instrText xml:space="preserve"> PAGEREF _Toc231226338 \h </w:instrText>
            </w:r>
            <w:r>
              <w:rPr>
                <w:noProof/>
                <w:webHidden/>
              </w:rPr>
            </w:r>
            <w:r>
              <w:rPr>
                <w:noProof/>
                <w:webHidden/>
              </w:rPr>
              <w:fldChar w:fldCharType="separate"/>
            </w:r>
            <w:r>
              <w:rPr>
                <w:noProof/>
                <w:webHidden/>
              </w:rPr>
              <w:t>25</w:t>
            </w:r>
            <w:r>
              <w:rPr>
                <w:noProof/>
                <w:webHidden/>
              </w:rPr>
              <w:fldChar w:fldCharType="end"/>
            </w:r>
          </w:hyperlink>
        </w:p>
        <w:p w:rsidRPr="0001040A" w:rsidR="0001040A" w:rsidRDefault="0001040A" w14:paraId="2F93EEA7" w14:textId="43110CD6">
          <w:pPr>
            <w:rPr>
              <w:lang w:val="es-ES"/>
            </w:rPr>
          </w:pPr>
          <w:r>
            <w:rPr>
              <w:b/>
              <w:bCs/>
              <w:noProof/>
            </w:rPr>
            <w:fldChar w:fldCharType="end"/>
          </w:r>
        </w:p>
      </w:sdtContent>
    </w:sdt>
    <w:p w:rsidR="00564D3E" w:rsidRDefault="00564D3E" w14:paraId="30EC9C80" w14:textId="77777777">
      <w:pPr>
        <w:spacing w:after="120" w:line="280" w:lineRule="exact"/>
        <w:rPr>
          <w:lang w:val="es-ES"/>
        </w:rPr>
      </w:pPr>
    </w:p>
    <w:p w:rsidR="00564D3E" w:rsidRDefault="00564D3E" w14:paraId="34BC9552" w14:textId="77777777">
      <w:pPr>
        <w:spacing w:after="120" w:line="280" w:lineRule="exact"/>
        <w:rPr>
          <w:lang w:val="es-ES"/>
        </w:rPr>
      </w:pPr>
    </w:p>
    <w:p w:rsidRPr="00B60D5F" w:rsidR="00FB1271" w:rsidRDefault="00FB1271" w14:paraId="08D42D56" w14:textId="77777777">
      <w:pPr>
        <w:spacing w:after="120" w:line="280" w:lineRule="exact"/>
        <w:rPr>
          <w:lang w:val="es-ES"/>
        </w:rPr>
      </w:pPr>
    </w:p>
    <w:p w:rsidRPr="00FB1271" w:rsidR="00FB1271" w:rsidP="0001040A" w:rsidRDefault="00FB1271" w14:paraId="64348400" w14:textId="732088EC">
      <w:pPr>
        <w:pStyle w:val="Heading2"/>
        <w:rPr>
          <w:lang w:val="es-ES"/>
        </w:rPr>
      </w:pPr>
      <w:bookmarkStart w:name="_Toc231226318" w:id="0"/>
      <w:r w:rsidRPr="00FB1271">
        <w:rPr>
          <w:lang w:val="es-ES"/>
        </w:rPr>
        <w:t xml:space="preserve">1. </w:t>
      </w:r>
      <w:r>
        <w:rPr>
          <w:lang w:val="es-ES"/>
        </w:rPr>
        <w:t>Introducción</w:t>
      </w:r>
      <w:bookmarkEnd w:id="0"/>
    </w:p>
    <w:p w:rsidRPr="00DE511F" w:rsidR="00DE511F" w:rsidP="00DE511F" w:rsidRDefault="00DE511F" w14:paraId="3C2907FA" w14:textId="77777777">
      <w:pPr>
        <w:pStyle w:val="NormalWeb"/>
        <w:rPr>
          <w:rFonts w:asciiTheme="minorHAnsi" w:hAnsiTheme="minorHAnsi" w:eastAsiaTheme="minorEastAsia" w:cstheme="minorBidi"/>
          <w:sz w:val="22"/>
          <w:szCs w:val="22"/>
          <w:lang w:val="es-ES"/>
        </w:rPr>
      </w:pPr>
      <w:r w:rsidRPr="00DE511F">
        <w:rPr>
          <w:rFonts w:asciiTheme="minorHAnsi" w:hAnsiTheme="minorHAnsi" w:eastAsiaTheme="minorEastAsia" w:cstheme="minorBidi"/>
          <w:sz w:val="22"/>
          <w:szCs w:val="22"/>
          <w:lang w:val="es-ES"/>
        </w:rPr>
        <w:t>Este documento constituye el marco estratégico fundamental para la gobernanza, seguridad y explotación inteligente de los activos de información de la compañía en la era de la Inteligencia Artificial Generativa. En el tejido empresarial actual, la documentación ha dejado de ser un repositorio estático de archivos inmutables para convertirse en un ecosistema multimodal y vivo que alimenta el contexto y la toma de decisiones de los modelos de lenguaje (LLMs).</w:t>
      </w:r>
    </w:p>
    <w:p w:rsidRPr="00DE511F" w:rsidR="00DE511F" w:rsidP="00DE511F" w:rsidRDefault="00DE511F" w14:paraId="0D23D2E5" w14:textId="77777777">
      <w:pPr>
        <w:pStyle w:val="NormalWeb"/>
        <w:rPr>
          <w:rFonts w:asciiTheme="minorHAnsi" w:hAnsiTheme="minorHAnsi" w:eastAsiaTheme="minorEastAsia" w:cstheme="minorBidi"/>
          <w:sz w:val="22"/>
          <w:szCs w:val="22"/>
          <w:lang w:val="es-ES"/>
        </w:rPr>
      </w:pPr>
      <w:r w:rsidRPr="00DE511F">
        <w:rPr>
          <w:rFonts w:asciiTheme="minorHAnsi" w:hAnsiTheme="minorHAnsi" w:eastAsiaTheme="minorEastAsia" w:cstheme="minorBidi"/>
          <w:sz w:val="22"/>
          <w:szCs w:val="22"/>
          <w:lang w:val="es-ES"/>
        </w:rPr>
        <w:t>La dispersión de los datos documentales —que abarcan desde memorias financieras y contratos en PDF hasta grabaciones de audio y gráficos vectoriales— plantea desafíos sin precedentes en materia de cumplimiento normativo, control de costes cloud y veracidad de la información. Por ello, disponer de una Estrategia Unificada de Explotación Documental a nivel corporativo no es una opción de mejora técnica, sino un imperativo estratégico y de seguridad.</w:t>
      </w:r>
    </w:p>
    <w:p w:rsidRPr="00DE511F" w:rsidR="00DE511F" w:rsidP="00DE511F" w:rsidRDefault="00DE511F" w14:paraId="325E6333" w14:textId="77777777">
      <w:pPr>
        <w:pStyle w:val="NormalWeb"/>
        <w:rPr>
          <w:rFonts w:asciiTheme="minorHAnsi" w:hAnsiTheme="minorHAnsi" w:eastAsiaTheme="minorEastAsia" w:cstheme="minorBidi"/>
          <w:sz w:val="22"/>
          <w:szCs w:val="22"/>
          <w:lang w:val="es-ES"/>
        </w:rPr>
      </w:pPr>
      <w:r w:rsidRPr="00DE511F">
        <w:rPr>
          <w:rFonts w:asciiTheme="minorHAnsi" w:hAnsiTheme="minorHAnsi" w:eastAsiaTheme="minorEastAsia" w:cstheme="minorBidi"/>
          <w:sz w:val="22"/>
          <w:szCs w:val="22"/>
          <w:lang w:val="es-ES"/>
        </w:rPr>
        <w:t>Una estrategia unificada permite derribar los silos de información garantizando que los pipelines de datos procesen de manera homogénea el contenido multimodal, asegurando la máxima higiene del dato (libre de duplicados y contradicciones) y blindando la privacidad de la empresa mediante un control de accesos nativo en el motor de búsqueda. Solo mediante este gobierno centralizado es posible mitigar riesgos críticos como las alucinaciones de los modelos o las fugas de información confidencial. En definitiva, este documento establece las directrices políticas, técnicas y operativas para transformar el conocimiento no estructurado de la corporación en una ventaja competitiva segura, eficiente, rentable y alineada con los estándares globales de cumplimiento de la compañía.</w:t>
      </w:r>
    </w:p>
    <w:p w:rsidRPr="00DE511F" w:rsidR="00DE511F" w:rsidP="00DE511F" w:rsidRDefault="00DE511F" w14:paraId="13B9E4A9" w14:textId="6D93C0A5">
      <w:pPr>
        <w:pStyle w:val="NormalWeb"/>
        <w:rPr>
          <w:rFonts w:asciiTheme="minorHAnsi" w:hAnsiTheme="minorHAnsi" w:eastAsiaTheme="minorEastAsia" w:cstheme="minorBidi"/>
          <w:sz w:val="22"/>
          <w:szCs w:val="22"/>
          <w:lang w:val="es-ES"/>
        </w:rPr>
      </w:pPr>
      <w:r w:rsidRPr="00DE511F">
        <w:rPr>
          <w:rFonts w:asciiTheme="minorHAnsi" w:hAnsiTheme="minorHAnsi" w:eastAsiaTheme="minorEastAsia" w:cstheme="minorBidi"/>
          <w:sz w:val="22"/>
          <w:szCs w:val="22"/>
          <w:lang w:val="es-ES"/>
        </w:rPr>
        <w:t xml:space="preserve">Para lograr este objetivo, </w:t>
      </w:r>
      <w:r>
        <w:rPr>
          <w:rFonts w:asciiTheme="minorHAnsi" w:hAnsiTheme="minorHAnsi" w:eastAsiaTheme="minorEastAsia" w:cstheme="minorBidi"/>
          <w:sz w:val="22"/>
          <w:szCs w:val="22"/>
          <w:lang w:val="es-ES"/>
        </w:rPr>
        <w:t xml:space="preserve">abordaremos </w:t>
      </w:r>
      <w:r w:rsidRPr="00DE511F">
        <w:rPr>
          <w:rFonts w:asciiTheme="minorHAnsi" w:hAnsiTheme="minorHAnsi" w:eastAsiaTheme="minorEastAsia" w:cstheme="minorBidi"/>
          <w:sz w:val="22"/>
          <w:szCs w:val="22"/>
          <w:lang w:val="es-ES"/>
        </w:rPr>
        <w:t>los siguientes puntos y bloques estratégicos fundamentales que guiarán la implementación del modelo:</w:t>
      </w:r>
    </w:p>
    <w:p w:rsidRPr="00DE511F" w:rsidR="00DE511F" w:rsidRDefault="00DE511F" w14:paraId="5D85EC1A" w14:textId="77777777">
      <w:pPr>
        <w:pStyle w:val="NormalWeb"/>
        <w:numPr>
          <w:ilvl w:val="0"/>
          <w:numId w:val="39"/>
        </w:numPr>
        <w:rPr>
          <w:rFonts w:asciiTheme="minorHAnsi" w:hAnsiTheme="minorHAnsi" w:eastAsiaTheme="minorEastAsia" w:cstheme="minorBidi"/>
          <w:sz w:val="22"/>
          <w:szCs w:val="22"/>
          <w:lang w:val="es-ES"/>
        </w:rPr>
      </w:pPr>
      <w:r w:rsidRPr="00DE511F">
        <w:rPr>
          <w:rFonts w:asciiTheme="minorHAnsi" w:hAnsiTheme="minorHAnsi" w:eastAsiaTheme="minorEastAsia" w:cstheme="minorBidi"/>
          <w:b/>
          <w:bCs/>
          <w:sz w:val="22"/>
          <w:szCs w:val="22"/>
          <w:lang w:val="es-ES"/>
        </w:rPr>
        <w:t>Marco de Compliance, Cumplimiento Normativo y Soberanía</w:t>
      </w:r>
      <w:r w:rsidRPr="00DE511F">
        <w:rPr>
          <w:rFonts w:asciiTheme="minorHAnsi" w:hAnsiTheme="minorHAnsi" w:eastAsiaTheme="minorEastAsia" w:cstheme="minorBidi"/>
          <w:sz w:val="22"/>
          <w:szCs w:val="22"/>
          <w:lang w:val="es-ES"/>
        </w:rPr>
        <w:t>: Definición de los cimientos legales, la gobernanza en nubes híbridas, los protocolos de seguridad de la información y los requisitos corporativos de trazabilidad institucional.</w:t>
      </w:r>
    </w:p>
    <w:p w:rsidRPr="00DE511F" w:rsidR="00DE511F" w:rsidRDefault="00DE511F" w14:paraId="75BF90F0" w14:textId="77777777">
      <w:pPr>
        <w:pStyle w:val="NormalWeb"/>
        <w:numPr>
          <w:ilvl w:val="0"/>
          <w:numId w:val="39"/>
        </w:numPr>
        <w:rPr>
          <w:rFonts w:asciiTheme="minorHAnsi" w:hAnsiTheme="minorHAnsi" w:eastAsiaTheme="minorEastAsia" w:cstheme="minorBidi"/>
          <w:sz w:val="22"/>
          <w:szCs w:val="22"/>
          <w:lang w:val="es-ES"/>
        </w:rPr>
      </w:pPr>
      <w:r w:rsidRPr="00DE511F">
        <w:rPr>
          <w:rFonts w:asciiTheme="minorHAnsi" w:hAnsiTheme="minorHAnsi" w:eastAsiaTheme="minorEastAsia" w:cstheme="minorBidi"/>
          <w:b/>
          <w:bCs/>
          <w:sz w:val="22"/>
          <w:szCs w:val="22"/>
          <w:lang w:val="es-ES"/>
        </w:rPr>
        <w:t>Clasificación y Tipologías de Datos</w:t>
      </w:r>
      <w:r w:rsidRPr="00DE511F">
        <w:rPr>
          <w:rFonts w:asciiTheme="minorHAnsi" w:hAnsiTheme="minorHAnsi" w:eastAsiaTheme="minorEastAsia" w:cstheme="minorBidi"/>
          <w:sz w:val="22"/>
          <w:szCs w:val="22"/>
          <w:lang w:val="es-ES"/>
        </w:rPr>
        <w:t>: Criterios técnicos para tipificar los datos de entrada, aislar los flujos tabulares de los documentales, estructurar el consumo de datos complejos mediante agentes y herramientas especializados, y determinar la estrategia de procesamiento (estático frente a dinámico) para los archivos multimedia.</w:t>
      </w:r>
    </w:p>
    <w:p w:rsidRPr="00DE511F" w:rsidR="00DE511F" w:rsidRDefault="00DE511F" w14:paraId="51282BD1" w14:textId="21FEE86F">
      <w:pPr>
        <w:pStyle w:val="NormalWeb"/>
        <w:numPr>
          <w:ilvl w:val="0"/>
          <w:numId w:val="39"/>
        </w:numPr>
        <w:rPr>
          <w:rFonts w:asciiTheme="minorHAnsi" w:hAnsiTheme="minorHAnsi" w:eastAsiaTheme="minorEastAsia" w:cstheme="minorBidi"/>
          <w:sz w:val="22"/>
          <w:szCs w:val="22"/>
          <w:lang w:val="es-ES"/>
        </w:rPr>
      </w:pPr>
      <w:r w:rsidRPr="00DE511F">
        <w:rPr>
          <w:rFonts w:asciiTheme="minorHAnsi" w:hAnsiTheme="minorHAnsi" w:eastAsiaTheme="minorEastAsia" w:cstheme="minorBidi"/>
          <w:b/>
          <w:bCs/>
          <w:sz w:val="22"/>
          <w:szCs w:val="22"/>
          <w:lang w:val="es-ES"/>
        </w:rPr>
        <w:t>Owners y Roles del Dato en la Gobernanza de la IA Generativa</w:t>
      </w:r>
      <w:r w:rsidRPr="00DE511F">
        <w:rPr>
          <w:rFonts w:asciiTheme="minorHAnsi" w:hAnsiTheme="minorHAnsi" w:eastAsiaTheme="minorEastAsia" w:cstheme="minorBidi"/>
          <w:sz w:val="22"/>
          <w:szCs w:val="22"/>
          <w:lang w:val="es-ES"/>
        </w:rPr>
        <w:t>: Definición de la estructura organizativa de la compañía, delimitando las responsabilidades de la dirección estratégica, los líderes de la gestión del cambio, los propietarios de negocio, y los gestores de costes financieros (FinOps), en sincronía con el equipo técnico de desarrollo de IA.</w:t>
      </w:r>
    </w:p>
    <w:p w:rsidRPr="00DE511F" w:rsidR="00DE511F" w:rsidRDefault="00DE511F" w14:paraId="0D25C8AC" w14:textId="77777777">
      <w:pPr>
        <w:pStyle w:val="NormalWeb"/>
        <w:numPr>
          <w:ilvl w:val="0"/>
          <w:numId w:val="39"/>
        </w:numPr>
        <w:rPr>
          <w:rFonts w:asciiTheme="minorHAnsi" w:hAnsiTheme="minorHAnsi" w:eastAsiaTheme="minorEastAsia" w:cstheme="minorBidi"/>
          <w:sz w:val="22"/>
          <w:szCs w:val="22"/>
          <w:lang w:val="es-ES"/>
        </w:rPr>
      </w:pPr>
      <w:r w:rsidRPr="00DE511F">
        <w:rPr>
          <w:rFonts w:asciiTheme="minorHAnsi" w:hAnsiTheme="minorHAnsi" w:eastAsiaTheme="minorEastAsia" w:cstheme="minorBidi"/>
          <w:b/>
          <w:bCs/>
          <w:sz w:val="22"/>
          <w:szCs w:val="22"/>
          <w:lang w:val="es-ES"/>
        </w:rPr>
        <w:t>Políticas de Datos, Acceso y Estándares de Calidad</w:t>
      </w:r>
      <w:r w:rsidRPr="00DE511F">
        <w:rPr>
          <w:rFonts w:asciiTheme="minorHAnsi" w:hAnsiTheme="minorHAnsi" w:eastAsiaTheme="minorEastAsia" w:cstheme="minorBidi"/>
          <w:sz w:val="22"/>
          <w:szCs w:val="22"/>
          <w:lang w:val="es-ES"/>
        </w:rPr>
        <w:t>: Establecimiento de las reglas del negocio que norman la propiedad del dato, los criterios globales de accesibilidad bajo el principio de mínimo privilegio y las políticas que rigen el ciclo de vida, retención y purga de la información.</w:t>
      </w:r>
    </w:p>
    <w:p w:rsidRPr="00DE511F" w:rsidR="00DE511F" w:rsidRDefault="00DE511F" w14:paraId="7D90167E" w14:textId="77777777">
      <w:pPr>
        <w:pStyle w:val="NormalWeb"/>
        <w:numPr>
          <w:ilvl w:val="0"/>
          <w:numId w:val="39"/>
        </w:numPr>
        <w:rPr>
          <w:rFonts w:asciiTheme="minorHAnsi" w:hAnsiTheme="minorHAnsi" w:eastAsiaTheme="minorEastAsia" w:cstheme="minorBidi"/>
          <w:sz w:val="22"/>
          <w:szCs w:val="22"/>
          <w:lang w:val="es-ES"/>
        </w:rPr>
      </w:pPr>
      <w:r w:rsidRPr="00DE511F">
        <w:rPr>
          <w:rFonts w:asciiTheme="minorHAnsi" w:hAnsiTheme="minorHAnsi" w:eastAsiaTheme="minorEastAsia" w:cstheme="minorBidi"/>
          <w:b/>
          <w:bCs/>
          <w:sz w:val="22"/>
          <w:szCs w:val="22"/>
          <w:lang w:val="es-ES"/>
        </w:rPr>
        <w:t>Estrategia de Explotación Documental:</w:t>
      </w:r>
      <w:r w:rsidRPr="00DE511F">
        <w:rPr>
          <w:rFonts w:asciiTheme="minorHAnsi" w:hAnsiTheme="minorHAnsi" w:eastAsiaTheme="minorEastAsia" w:cstheme="minorBidi"/>
          <w:sz w:val="22"/>
          <w:szCs w:val="22"/>
          <w:lang w:val="es-ES"/>
        </w:rPr>
        <w:t xml:space="preserve"> Núcleo analítico y operativo del plan que describe el pipeline de entrada multimodal (OCR jerárquico, transcripción y análisis de sentimiento) y la capa avanzada de higiene, donde la similitud vectorial clásica se potencia con prefiltrados para mitigar la maldición de la dimensionalidad y bases de datos Q&amp;A paralelas. Asimismo, define el uso de arquitecturas RAG o Graph RAG, el enriquecimiento de contexto y el despliegue de validadores automatizados en la salida para erradicar las alucinaciones.</w:t>
      </w:r>
    </w:p>
    <w:p w:rsidRPr="00DE511F" w:rsidR="00DE511F" w:rsidRDefault="00DE511F" w14:paraId="1BBBDFD4" w14:textId="77777777">
      <w:pPr>
        <w:pStyle w:val="NormalWeb"/>
        <w:numPr>
          <w:ilvl w:val="0"/>
          <w:numId w:val="39"/>
        </w:numPr>
        <w:rPr>
          <w:rFonts w:asciiTheme="minorHAnsi" w:hAnsiTheme="minorHAnsi" w:eastAsiaTheme="minorEastAsia" w:cstheme="minorBidi"/>
          <w:sz w:val="22"/>
          <w:szCs w:val="22"/>
          <w:lang w:val="es-ES"/>
        </w:rPr>
      </w:pPr>
      <w:r w:rsidRPr="00DE511F">
        <w:rPr>
          <w:rFonts w:asciiTheme="minorHAnsi" w:hAnsiTheme="minorHAnsi" w:eastAsiaTheme="minorEastAsia" w:cstheme="minorBidi"/>
          <w:b/>
          <w:bCs/>
          <w:sz w:val="22"/>
          <w:szCs w:val="22"/>
          <w:lang w:val="es-ES"/>
        </w:rPr>
        <w:t>Calidad, Linaje y Arquitectura de Datos:</w:t>
      </w:r>
      <w:r w:rsidRPr="00DE511F">
        <w:rPr>
          <w:rFonts w:asciiTheme="minorHAnsi" w:hAnsiTheme="minorHAnsi" w:eastAsiaTheme="minorEastAsia" w:cstheme="minorBidi"/>
          <w:sz w:val="22"/>
          <w:szCs w:val="22"/>
          <w:lang w:val="es-ES"/>
        </w:rPr>
        <w:t xml:space="preserve"> Evaluación técnica de la idoneidad de esquemas por capas (tipo arquitectura Medallion) aplicados a la documentación, diseño de la trazabilidad del linaje desde el archivo origen hasta el vector, y auditoría de logs del sistema.</w:t>
      </w:r>
    </w:p>
    <w:p w:rsidRPr="00DE511F" w:rsidR="00DE511F" w:rsidRDefault="00DE511F" w14:paraId="11868BD4" w14:textId="77777777">
      <w:pPr>
        <w:pStyle w:val="NormalWeb"/>
        <w:numPr>
          <w:ilvl w:val="0"/>
          <w:numId w:val="39"/>
        </w:numPr>
        <w:rPr>
          <w:rFonts w:asciiTheme="minorHAnsi" w:hAnsiTheme="minorHAnsi" w:eastAsiaTheme="minorEastAsia" w:cstheme="minorBidi"/>
          <w:sz w:val="22"/>
          <w:szCs w:val="22"/>
          <w:lang w:val="es-ES"/>
        </w:rPr>
      </w:pPr>
      <w:r w:rsidRPr="00DE511F">
        <w:rPr>
          <w:rFonts w:asciiTheme="minorHAnsi" w:hAnsiTheme="minorHAnsi" w:eastAsiaTheme="minorEastAsia" w:cstheme="minorBidi"/>
          <w:b/>
          <w:bCs/>
          <w:sz w:val="22"/>
          <w:szCs w:val="22"/>
          <w:lang w:val="es-ES"/>
        </w:rPr>
        <w:t>Catálogos de Información (Política y Compliance):</w:t>
      </w:r>
      <w:r w:rsidRPr="00DE511F">
        <w:rPr>
          <w:rFonts w:asciiTheme="minorHAnsi" w:hAnsiTheme="minorHAnsi" w:eastAsiaTheme="minorEastAsia" w:cstheme="minorBidi"/>
          <w:sz w:val="22"/>
          <w:szCs w:val="22"/>
          <w:lang w:val="es-ES"/>
        </w:rPr>
        <w:t xml:space="preserve"> Estructuración del inventario de conocimiento corporativo mediante la separación de ontologías, la indexación segura de información confidencial y la aplicación de módulos de anonimización automatizada para habilitar el filtrado de seguridad en el motor de búsqueda antes de que los datos lleguen al modelo de lenguaje.</w:t>
      </w:r>
    </w:p>
    <w:p w:rsidR="00DE511F" w:rsidP="00DE511F" w:rsidRDefault="00DE511F" w14:paraId="36E0B98E" w14:textId="77777777">
      <w:pPr>
        <w:pStyle w:val="NormalWeb"/>
        <w:rPr>
          <w:rFonts w:asciiTheme="minorHAnsi" w:hAnsiTheme="minorHAnsi" w:eastAsiaTheme="minorEastAsia" w:cstheme="minorBidi"/>
          <w:sz w:val="22"/>
          <w:szCs w:val="22"/>
          <w:lang w:val="es-ES"/>
        </w:rPr>
      </w:pPr>
    </w:p>
    <w:p w:rsidRPr="00FB1271" w:rsidR="00895426" w:rsidP="0001040A" w:rsidRDefault="00DA11A4" w14:paraId="1867AA98" w14:textId="6E56D7D9">
      <w:pPr>
        <w:pStyle w:val="Heading2"/>
        <w:rPr>
          <w:lang w:val="es-ES"/>
        </w:rPr>
      </w:pPr>
      <w:bookmarkStart w:name="_Toc231226319" w:id="1"/>
      <w:r>
        <w:rPr>
          <w:lang w:val="es-ES"/>
        </w:rPr>
        <w:t>2</w:t>
      </w:r>
      <w:r w:rsidRPr="00FB1271" w:rsidR="00895426">
        <w:rPr>
          <w:lang w:val="es-ES"/>
        </w:rPr>
        <w:t xml:space="preserve">. Marco de Compliance, </w:t>
      </w:r>
      <w:r w:rsidRPr="0011641A" w:rsidR="00895426">
        <w:rPr>
          <w:lang w:val="es-ES"/>
        </w:rPr>
        <w:t>Cumplimiento Normativo y Soberanía</w:t>
      </w:r>
      <w:bookmarkEnd w:id="1"/>
    </w:p>
    <w:p w:rsidRPr="00895426" w:rsidR="00895426" w:rsidP="00895426" w:rsidRDefault="00895426" w14:paraId="5C085246" w14:textId="77777777">
      <w:pPr>
        <w:pStyle w:val="NormalWeb"/>
        <w:rPr>
          <w:rFonts w:asciiTheme="minorHAnsi" w:hAnsiTheme="minorHAnsi" w:eastAsiaTheme="minorEastAsia" w:cstheme="minorBidi"/>
          <w:sz w:val="22"/>
          <w:szCs w:val="22"/>
          <w:lang w:val="es-ES"/>
        </w:rPr>
      </w:pPr>
      <w:r w:rsidRPr="00895426">
        <w:rPr>
          <w:rFonts w:asciiTheme="minorHAnsi" w:hAnsiTheme="minorHAnsi" w:eastAsiaTheme="minorEastAsia" w:cstheme="minorBidi"/>
          <w:sz w:val="22"/>
          <w:szCs w:val="22"/>
          <w:lang w:val="es-ES"/>
        </w:rPr>
        <w:t>Los cimientos de cualquier sistema basado en Inteligencia Artificial Generativa dentro de una organización deben asentarse sobre un marco estricto de gobernanza legal, técnica y de seguridad. En entornos corporativos donde la información documental es masiva, la adopción de modelos de lenguaje (LLMs) e infraestructuras de recuperación de información (RAG) no puede comprometer la autonomía de la empresa, la privacidad de los usuarios ni las exigencias regulatorias e institucionales. Este primer bloque define los objetivos de cumplimiento y las directrices globales de protección bajo las cuales operará el pipeline de datos corporativo.</w:t>
      </w:r>
    </w:p>
    <w:p w:rsidRPr="00895426" w:rsidR="00895426" w:rsidP="0001040A" w:rsidRDefault="00DA11A4" w14:paraId="46492517" w14:textId="61B5A83E">
      <w:pPr>
        <w:pStyle w:val="Heading3"/>
        <w:rPr>
          <w:lang w:val="es-ES"/>
        </w:rPr>
      </w:pPr>
      <w:bookmarkStart w:name="_Toc231226320" w:id="2"/>
      <w:r>
        <w:rPr>
          <w:lang w:val="es-ES"/>
        </w:rPr>
        <w:t>2</w:t>
      </w:r>
      <w:r w:rsidRPr="00895426" w:rsidR="00895426">
        <w:rPr>
          <w:lang w:val="es-ES"/>
        </w:rPr>
        <w:t>.1. Definición de Soberanía del Dato en Entornos Cloud e Híbridos</w:t>
      </w:r>
      <w:bookmarkEnd w:id="2"/>
    </w:p>
    <w:p w:rsidRPr="00895426" w:rsidR="00895426" w:rsidP="00895426" w:rsidRDefault="00895426" w14:paraId="7F20BF24" w14:textId="77777777">
      <w:pPr>
        <w:pStyle w:val="NormalWeb"/>
        <w:rPr>
          <w:rFonts w:asciiTheme="minorHAnsi" w:hAnsiTheme="minorHAnsi" w:eastAsiaTheme="minorEastAsia" w:cstheme="minorBidi"/>
          <w:sz w:val="22"/>
          <w:szCs w:val="22"/>
          <w:lang w:val="es-ES"/>
        </w:rPr>
      </w:pPr>
      <w:r w:rsidRPr="00895426">
        <w:rPr>
          <w:rFonts w:asciiTheme="minorHAnsi" w:hAnsiTheme="minorHAnsi" w:eastAsiaTheme="minorEastAsia" w:cstheme="minorBidi"/>
          <w:sz w:val="22"/>
          <w:szCs w:val="22"/>
          <w:lang w:val="es-ES"/>
        </w:rPr>
        <w:t>La soberanía del dato establece que los activos digitales corporativos están sujetos a las leyes y estructuras de gobernanza del territorio en el que se generan, procesan y almacenan. Para blindar su autonomía en el ecosistema GenAI, la organización adopta los siguientes principios de infraestructura:</w:t>
      </w:r>
    </w:p>
    <w:p w:rsidRPr="00895426" w:rsidR="00895426" w:rsidP="5D2A35CE" w:rsidRDefault="54891365" w14:paraId="2651B57A" w14:textId="73F44059">
      <w:pPr>
        <w:pStyle w:val="NormalWeb"/>
        <w:numPr>
          <w:ilvl w:val="0"/>
          <w:numId w:val="40"/>
        </w:numPr>
        <w:rPr>
          <w:lang w:val="es-ES"/>
        </w:rPr>
      </w:pPr>
      <w:r w:rsidRPr="5D2A35CE">
        <w:rPr>
          <w:rFonts w:asciiTheme="minorHAnsi" w:hAnsiTheme="minorHAnsi" w:eastAsiaTheme="minorEastAsia" w:cstheme="minorBidi"/>
          <w:b/>
          <w:bCs/>
          <w:sz w:val="22"/>
          <w:szCs w:val="22"/>
          <w:lang w:val="es-ES"/>
        </w:rPr>
        <w:t>Enfoque de Nube Híbrida y Redes Privadas</w:t>
      </w:r>
      <w:r w:rsidRPr="5D2A35CE">
        <w:rPr>
          <w:rFonts w:asciiTheme="minorHAnsi" w:hAnsiTheme="minorHAnsi" w:eastAsiaTheme="minorEastAsia" w:cstheme="minorBidi"/>
          <w:sz w:val="22"/>
          <w:szCs w:val="22"/>
          <w:lang w:val="es-ES"/>
        </w:rPr>
        <w:t>: Las bases de datos documentales y vectoriales, así como los pipelines de procesamiento crítico de ingesta, deben residir de forma obligatoria dentro de entornos de computación perimetralmente aislados o nubes privadas controladas por la compañía, prohibiendo el volcado de información en servicios públicos abiertos.</w:t>
      </w:r>
      <w:r w:rsidRPr="5D2A35CE" w:rsidR="25A7F92B">
        <w:rPr>
          <w:rFonts w:asciiTheme="minorHAnsi" w:hAnsiTheme="minorHAnsi" w:eastAsiaTheme="minorEastAsia" w:cstheme="minorBidi"/>
          <w:sz w:val="22"/>
          <w:szCs w:val="22"/>
          <w:lang w:val="es-ES"/>
        </w:rPr>
        <w:t xml:space="preserve"> </w:t>
      </w:r>
      <w:r w:rsidRPr="5D2A35CE" w:rsidR="25A7F92B">
        <w:rPr>
          <w:lang w:val="es-ES"/>
        </w:rPr>
        <w:t>Como salvaguarda mínima transversal, todo almacén de datos aplicará cifrado en reposo y en tránsito y control de acceso basado en roles (RBAC), conforme al principio de mínimo necesario del RGPD</w:t>
      </w:r>
    </w:p>
    <w:p w:rsidRPr="00895426" w:rsidR="00895426" w:rsidP="5D2A35CE" w:rsidRDefault="54891365" w14:paraId="27ABC44A" w14:textId="0239CFA0">
      <w:pPr>
        <w:pStyle w:val="NormalWeb"/>
        <w:numPr>
          <w:ilvl w:val="0"/>
          <w:numId w:val="40"/>
        </w:numPr>
        <w:rPr>
          <w:rFonts w:asciiTheme="minorHAnsi" w:hAnsiTheme="minorHAnsi" w:eastAsiaTheme="minorEastAsia" w:cstheme="minorBidi"/>
          <w:sz w:val="22"/>
          <w:szCs w:val="22"/>
          <w:lang w:val="es-ES"/>
        </w:rPr>
      </w:pPr>
      <w:r w:rsidRPr="5D2A35CE">
        <w:rPr>
          <w:rFonts w:asciiTheme="minorHAnsi" w:hAnsiTheme="minorHAnsi" w:eastAsiaTheme="minorEastAsia" w:cstheme="minorBidi"/>
          <w:b/>
          <w:bCs/>
          <w:sz w:val="22"/>
          <w:szCs w:val="22"/>
          <w:lang w:val="es-ES"/>
        </w:rPr>
        <w:t xml:space="preserve">Aislamiento de Modelos de Lenguaje: </w:t>
      </w:r>
      <w:r w:rsidRPr="5D2A35CE">
        <w:rPr>
          <w:rFonts w:asciiTheme="minorHAnsi" w:hAnsiTheme="minorHAnsi" w:eastAsiaTheme="minorEastAsia" w:cstheme="minorBidi"/>
          <w:sz w:val="22"/>
          <w:szCs w:val="22"/>
          <w:lang w:val="es-ES"/>
        </w:rPr>
        <w:t>Para procesos que impliquen manipulación de información clasificada como interna o confidencial, la arquitectura priorizará el uso de modelos de lenguaje y embeddings desplegados en servidores dedicados y bajo control directo de la organización. Se evitará el envío de fragmentos contextuales a servicios externos comerciales que carezcan de cláusulas explícitas de exclusión de entrenamiento de IA</w:t>
      </w:r>
      <w:r w:rsidRPr="5D2A35CE" w:rsidR="69B9D31A">
        <w:rPr>
          <w:rFonts w:asciiTheme="minorHAnsi" w:hAnsiTheme="minorHAnsi" w:eastAsiaTheme="minorEastAsia" w:cstheme="minorBidi"/>
          <w:sz w:val="22"/>
          <w:szCs w:val="22"/>
          <w:lang w:val="es-ES"/>
        </w:rPr>
        <w:t>; dichas cláusulas se consideran una garantía complementaria, dado que las políticas de los proveedores pueden cambiar y los modelos pueden llegar a memorizar datos de entrenamiento. Antes de que cualquier fragmento abandone el perímetro de confianza se aplicará detección y enmascarado de información sensible (PII), y para los casos de máxima criticidad se contemplará el despliegue en entornos aislados (air-gapped) sobre modelos de pesos abiertos</w:t>
      </w:r>
      <w:del w:author="Ivor Padilla" w:date="2026-05-31T09:54:00Z" w16du:dateUtc="2026-05-31T09:54:26Z" w:id="3">
        <w:r w:rsidRPr="5D2A35CE" w:rsidDel="54891365" w:rsidR="00895426">
          <w:rPr>
            <w:rFonts w:asciiTheme="minorHAnsi" w:hAnsiTheme="minorHAnsi" w:eastAsiaTheme="minorEastAsia" w:cstheme="minorBidi"/>
            <w:sz w:val="22"/>
            <w:szCs w:val="22"/>
            <w:lang w:val="es-ES"/>
          </w:rPr>
          <w:delText>.</w:delText>
        </w:r>
      </w:del>
    </w:p>
    <w:p w:rsidR="54891365" w:rsidP="5D2A35CE" w:rsidRDefault="54891365" w14:paraId="72568E98" w14:textId="6033165D">
      <w:pPr>
        <w:pStyle w:val="NormalWeb"/>
        <w:numPr>
          <w:ilvl w:val="0"/>
          <w:numId w:val="40"/>
        </w:numPr>
        <w:rPr>
          <w:rFonts w:asciiTheme="minorHAnsi" w:hAnsiTheme="minorHAnsi" w:eastAsiaTheme="minorEastAsia" w:cstheme="minorBidi"/>
          <w:sz w:val="22"/>
          <w:szCs w:val="22"/>
          <w:lang w:val="es-ES"/>
        </w:rPr>
      </w:pPr>
      <w:r w:rsidRPr="5D2A35CE">
        <w:rPr>
          <w:rFonts w:asciiTheme="minorHAnsi" w:hAnsiTheme="minorHAnsi" w:eastAsiaTheme="minorEastAsia" w:cstheme="minorBidi"/>
          <w:b/>
          <w:bCs/>
          <w:sz w:val="22"/>
          <w:szCs w:val="22"/>
          <w:lang w:val="es-ES"/>
        </w:rPr>
        <w:t>Localización Geográfica del Almacenamiento</w:t>
      </w:r>
      <w:r w:rsidRPr="5D2A35CE">
        <w:rPr>
          <w:rFonts w:asciiTheme="minorHAnsi" w:hAnsiTheme="minorHAnsi" w:eastAsiaTheme="minorEastAsia" w:cstheme="minorBidi"/>
          <w:sz w:val="22"/>
          <w:szCs w:val="22"/>
          <w:lang w:val="es-ES"/>
        </w:rPr>
        <w:t>: Los entornos y centros de datos seleccionados para alojar las bases vectoriales e índices de conocimiento deben ubicarse físicamente dentro de los límites jurisdiccionales determinados por las políticas de cumplimiento de la corporación.</w:t>
      </w:r>
      <w:r w:rsidRPr="5D2A35CE" w:rsidR="73F5133F">
        <w:rPr>
          <w:rFonts w:asciiTheme="minorHAnsi" w:hAnsiTheme="minorHAnsi" w:eastAsiaTheme="minorEastAsia" w:cstheme="minorBidi"/>
          <w:sz w:val="22"/>
          <w:szCs w:val="22"/>
          <w:lang w:val="es-ES"/>
        </w:rPr>
        <w:t xml:space="preserve"> En despliegues multirregión se mantendrán índices vectoriales por región y enrutamiento inteligente de las consultas hacia la infraestructura local correspondiente, de modo que el dato no cruce fronteras de forma ilícita; toda transferencia transfronteriza deberá ampararse en un mecanismo válido (decisión de adecuación o cláusulas contractuales tipo).</w:t>
      </w:r>
    </w:p>
    <w:p w:rsidR="59BF25C5" w:rsidP="7C0E554D" w:rsidRDefault="59BF25C5" w14:paraId="73BBB667" w14:textId="47EDFC31">
      <w:pPr>
        <w:pStyle w:val="NormalWeb"/>
        <w:numPr>
          <w:ilvl w:val="0"/>
          <w:numId w:val="40"/>
        </w:numPr>
        <w:rPr>
          <w:rFonts w:asciiTheme="minorHAnsi" w:hAnsiTheme="minorHAnsi" w:eastAsiaTheme="minorEastAsia" w:cstheme="minorBidi"/>
          <w:sz w:val="22"/>
          <w:szCs w:val="22"/>
          <w:lang w:val="es-ES"/>
        </w:rPr>
      </w:pPr>
      <w:commentRangeStart w:id="4"/>
      <w:r w:rsidRPr="7C0E554D">
        <w:rPr>
          <w:rFonts w:asciiTheme="minorHAnsi" w:hAnsiTheme="minorHAnsi" w:eastAsiaTheme="minorEastAsia" w:cstheme="minorBidi"/>
          <w:b/>
          <w:bCs/>
          <w:sz w:val="22"/>
          <w:szCs w:val="22"/>
          <w:lang w:val="es-ES"/>
          <w:rPrChange w:author="Ivor Padilla" w:date="2026-05-31T09:52:00Z" w16du:dateUtc="2026-05-31T09:52:14Z" w:id="5">
            <w:rPr>
              <w:rFonts w:asciiTheme="minorHAnsi" w:hAnsiTheme="minorHAnsi" w:eastAsiaTheme="minorEastAsia" w:cstheme="minorBidi"/>
              <w:sz w:val="22"/>
              <w:szCs w:val="22"/>
              <w:lang w:val="es-ES"/>
            </w:rPr>
          </w:rPrChange>
        </w:rPr>
        <w:t>Trazabilidad y Derecho al Olvido</w:t>
      </w:r>
      <w:commentRangeEnd w:id="4"/>
      <w:r w:rsidRPr="7C0E554D">
        <w:rPr>
          <w:rStyle w:val="CommentReference"/>
          <w:rFonts w:asciiTheme="minorHAnsi" w:hAnsiTheme="minorHAnsi" w:eastAsiaTheme="minorEastAsia" w:cstheme="minorBidi"/>
          <w:sz w:val="22"/>
          <w:szCs w:val="22"/>
          <w:lang w:val="es-ES"/>
        </w:rPr>
        <w:commentReference w:id="4"/>
      </w:r>
      <w:r w:rsidRPr="7C0E554D">
        <w:rPr>
          <w:rFonts w:asciiTheme="minorHAnsi" w:hAnsiTheme="minorHAnsi" w:eastAsiaTheme="minorEastAsia" w:cstheme="minorBidi"/>
          <w:sz w:val="22"/>
          <w:szCs w:val="22"/>
          <w:lang w:val="es-ES"/>
        </w:rPr>
        <w:t>: El etiquetado de metadatos en la capa de ingesta garantizará la trazabilidad de la procedencia (prompt → documentos recuperados → salida generada) y permitirá localizar y eliminar de forma quirúrgica todos los fragmentos derivados de un dato concreto sin necesidad de reindexar el corpus completo.</w:t>
      </w:r>
    </w:p>
    <w:p w:rsidRPr="00895426" w:rsidR="00895426" w:rsidP="0001040A" w:rsidRDefault="00DA11A4" w14:paraId="31C3C21D" w14:textId="6AB8FFD7">
      <w:pPr>
        <w:pStyle w:val="Heading3"/>
        <w:rPr>
          <w:lang w:val="es-ES"/>
        </w:rPr>
      </w:pPr>
      <w:bookmarkStart w:name="_Toc231226321" w:id="6"/>
      <w:r>
        <w:rPr>
          <w:lang w:val="es-ES"/>
        </w:rPr>
        <w:t>2</w:t>
      </w:r>
      <w:r w:rsidRPr="00895426" w:rsidR="00895426">
        <w:rPr>
          <w:lang w:val="es-ES"/>
        </w:rPr>
        <w:t>.2. Marcos Regulatorios y Cumplimiento Normativo Corporativo (GDPR, Ley de IA)</w:t>
      </w:r>
      <w:bookmarkEnd w:id="6"/>
    </w:p>
    <w:p w:rsidRPr="00895426" w:rsidR="00895426" w:rsidP="00895426" w:rsidRDefault="00895426" w14:paraId="3DFA9FDD" w14:textId="77777777">
      <w:pPr>
        <w:pStyle w:val="NormalWeb"/>
        <w:rPr>
          <w:rFonts w:asciiTheme="minorHAnsi" w:hAnsiTheme="minorHAnsi" w:eastAsiaTheme="minorEastAsia" w:cstheme="minorBidi"/>
          <w:sz w:val="22"/>
          <w:szCs w:val="22"/>
          <w:lang w:val="es-ES"/>
        </w:rPr>
      </w:pPr>
      <w:r w:rsidRPr="00895426">
        <w:rPr>
          <w:rFonts w:asciiTheme="minorHAnsi" w:hAnsiTheme="minorHAnsi" w:eastAsiaTheme="minorEastAsia" w:cstheme="minorBidi"/>
          <w:sz w:val="22"/>
          <w:szCs w:val="22"/>
          <w:lang w:val="es-ES"/>
        </w:rPr>
        <w:t>El pipeline de explotación documental debe diseñarse bajo principios de cumplimiento nativo (Compliance by Design), respondiendo de forma estricta a dos grandes marcos legislativos:</w:t>
      </w:r>
    </w:p>
    <w:p w:rsidRPr="00895426" w:rsidR="00895426" w:rsidP="5D2A35CE" w:rsidRDefault="00895426" w14:paraId="52D3A625" w14:textId="77777777">
      <w:pPr>
        <w:pStyle w:val="NormalWeb"/>
        <w:numPr>
          <w:ilvl w:val="0"/>
          <w:numId w:val="41"/>
        </w:numPr>
        <w:rPr>
          <w:del w:author="Ivor Padilla" w:date="2026-05-31T14:56:00Z" w16du:dateUtc="2026-05-31T14:56:29Z" w:id="7"/>
          <w:rFonts w:asciiTheme="minorHAnsi" w:hAnsiTheme="minorHAnsi" w:eastAsiaTheme="minorEastAsia" w:cstheme="minorBidi"/>
          <w:sz w:val="22"/>
          <w:szCs w:val="22"/>
          <w:lang w:val="es-ES"/>
        </w:rPr>
      </w:pPr>
      <w:del w:author="Ivor Padilla" w:date="2026-05-31T14:56:00Z" w16du:dateUtc="2026-05-31T14:56:29Z" w:id="8">
        <w:r w:rsidRPr="5D2A35CE" w:rsidDel="54891365">
          <w:rPr>
            <w:b/>
            <w:bCs/>
            <w:lang w:val="es-ES"/>
          </w:rPr>
          <w:delText>Reglamento General de Protección de Datos (GDPR / RGPD):</w:delText>
        </w:r>
        <w:r w:rsidRPr="5D2A35CE" w:rsidDel="54891365">
          <w:rPr>
            <w:lang w:val="es-ES"/>
          </w:rPr>
          <w:delText xml:space="preserve"> El sistema debe garantizar de forma automatizada la protección de los datos de carácter personal inmersos en la documentación no estructurada.</w:delText>
        </w:r>
      </w:del>
    </w:p>
    <w:p w:rsidRPr="00895426" w:rsidR="00895426" w:rsidP="5D2A35CE" w:rsidRDefault="00895426" w14:paraId="1C99B083" w14:textId="27999362">
      <w:pPr>
        <w:pStyle w:val="NormalWeb"/>
        <w:numPr>
          <w:ilvl w:val="1"/>
          <w:numId w:val="41"/>
        </w:numPr>
        <w:rPr>
          <w:del w:author="Ivor Padilla" w:date="2026-05-31T14:56:00Z" w16du:dateUtc="2026-05-31T14:56:29Z" w:id="9"/>
          <w:rFonts w:asciiTheme="minorHAnsi" w:hAnsiTheme="minorHAnsi" w:eastAsiaTheme="minorEastAsia" w:cstheme="minorBidi"/>
          <w:sz w:val="22"/>
          <w:szCs w:val="22"/>
          <w:lang w:val="es-ES"/>
        </w:rPr>
      </w:pPr>
      <w:del w:author="Ivor Padilla" w:date="2026-05-31T14:56:00Z" w16du:dateUtc="2026-05-31T14:56:29Z" w:id="10">
        <w:r w:rsidRPr="5D2A35CE" w:rsidDel="54891365">
          <w:rPr>
            <w:lang w:val="es-ES"/>
          </w:rPr>
          <w:delText>El pipeline de entrada debe incorporar obligatoriamente módulos de detección y anonimización de datos personales antes de la indexación o generación de vectores de conocimiento.</w:delText>
        </w:r>
      </w:del>
    </w:p>
    <w:p w:rsidR="54891365" w:rsidP="5D2A35CE" w:rsidRDefault="54891365" w14:paraId="566F2240" w14:textId="6E279267">
      <w:pPr>
        <w:pStyle w:val="NormalWeb"/>
        <w:numPr>
          <w:ilvl w:val="1"/>
          <w:numId w:val="41"/>
        </w:numPr>
        <w:rPr>
          <w:ins w:author="Ivor Padilla" w:date="2026-05-31T14:56:00Z" w16du:dateUtc="2026-05-31T14:56:29Z" w:id="11"/>
          <w:rFonts w:asciiTheme="minorHAnsi" w:hAnsiTheme="minorHAnsi" w:eastAsiaTheme="minorEastAsia" w:cstheme="minorBidi"/>
          <w:sz w:val="22"/>
          <w:szCs w:val="22"/>
          <w:lang w:val="es-ES"/>
          <w:rPrChange w:author="Ivor Padilla" w:date="2026-05-31T14:58:00Z" w:id="12">
            <w:rPr>
              <w:ins w:author="Ivor Padilla" w:date="2026-05-31T14:56:00Z" w16du:dateUtc="2026-05-31T14:56:29Z" w:id="13"/>
              <w:lang w:val="es-ES"/>
            </w:rPr>
          </w:rPrChange>
        </w:rPr>
      </w:pPr>
      <w:commentRangeStart w:id="14"/>
      <w:del w:author="Ivor Padilla" w:date="2026-05-31T14:56:00Z" w16du:dateUtc="2026-05-31T14:56:29Z" w:id="15">
        <w:r w:rsidRPr="5D2A35CE" w:rsidDel="54891365">
          <w:rPr>
            <w:rFonts w:asciiTheme="minorHAnsi" w:hAnsiTheme="minorHAnsi" w:eastAsiaTheme="minorEastAsia" w:cstheme="minorBidi"/>
            <w:sz w:val="22"/>
            <w:szCs w:val="22"/>
            <w:lang w:val="es-ES"/>
          </w:rPr>
          <w:delText xml:space="preserve">El sistema contemplará mecanismos de sincronización para el derecho al olvido, asegurando que, si un documento es eliminado del repositorio original, se purguen de manera incondicional sus fragmentos residuales en la base de </w:delText>
        </w:r>
      </w:del>
      <w:commentRangeEnd w:id="14"/>
      <w:r w:rsidRPr="5D2A35CE" w:rsidR="007D5A1D">
        <w:rPr>
          <w:rStyle w:val="CommentReference"/>
          <w:rFonts w:asciiTheme="minorHAnsi" w:hAnsiTheme="minorHAnsi" w:eastAsiaTheme="minorEastAsia" w:cstheme="minorBidi"/>
          <w:sz w:val="22"/>
          <w:szCs w:val="22"/>
          <w:lang w:val="es-ES"/>
        </w:rPr>
        <w:commentReference w:id="14"/>
      </w:r>
      <w:del w:author="Ivor Padilla" w:date="2026-05-31T14:56:00Z" w16du:dateUtc="2026-05-31T14:56:29Z" w:id="16">
        <w:r w:rsidRPr="5D2A35CE" w:rsidDel="54891365">
          <w:rPr>
            <w:rFonts w:asciiTheme="minorHAnsi" w:hAnsiTheme="minorHAnsi" w:eastAsiaTheme="minorEastAsia" w:cstheme="minorBidi"/>
            <w:sz w:val="22"/>
            <w:szCs w:val="22"/>
            <w:lang w:val="es-ES"/>
          </w:rPr>
          <w:delText>datos vectorial.</w:delText>
        </w:r>
      </w:del>
      <w:ins w:author="Ivor Padilla" w:date="2026-05-31T14:56:00Z" w16du:dateUtc="2026-05-31T14:56:29Z" w:id="17">
        <w:r w:rsidRPr="5D2A35CE" w:rsidR="0E3574B7">
          <w:rPr>
            <w:rFonts w:asciiTheme="minorHAnsi" w:hAnsiTheme="minorHAnsi" w:eastAsiaTheme="minorEastAsia" w:cstheme="minorBidi"/>
            <w:b/>
            <w:bCs/>
            <w:sz w:val="22"/>
            <w:szCs w:val="22"/>
            <w:lang w:val="es-ES"/>
            <w:rPrChange w:author="Ivor Padilla" w:date="2026-05-31T14:58:00Z" w16du:dateUtc="2026-05-31T14:58:03Z" w:id="18">
              <w:rPr>
                <w:b/>
                <w:bCs/>
                <w:lang w:val="es-ES"/>
              </w:rPr>
            </w:rPrChange>
          </w:rPr>
          <w:t>Reglamento General de Protección de Datos (GDPR / RGPD)</w:t>
        </w:r>
        <w:r w:rsidRPr="5D2A35CE" w:rsidR="0E3574B7">
          <w:rPr>
            <w:rFonts w:asciiTheme="minorHAnsi" w:hAnsiTheme="minorHAnsi" w:eastAsiaTheme="minorEastAsia" w:cstheme="minorBidi"/>
            <w:b/>
            <w:bCs/>
            <w:sz w:val="22"/>
            <w:szCs w:val="22"/>
            <w:lang w:val="es-ES"/>
            <w:rPrChange w:author="Ivor Padilla" w:date="2026-05-31T14:58:00Z" w16du:dateUtc="2026-05-31T14:58:14Z" w:id="19">
              <w:rPr>
                <w:b/>
                <w:bCs/>
                <w:lang w:val="es-ES"/>
              </w:rPr>
            </w:rPrChange>
          </w:rPr>
          <w:t>:</w:t>
        </w:r>
        <w:r w:rsidRPr="5D2A35CE" w:rsidR="0E3574B7">
          <w:rPr>
            <w:rFonts w:asciiTheme="minorHAnsi" w:hAnsiTheme="minorHAnsi" w:eastAsiaTheme="minorEastAsia" w:cstheme="minorBidi"/>
            <w:sz w:val="22"/>
            <w:szCs w:val="22"/>
            <w:lang w:val="es-ES"/>
            <w:rPrChange w:author="Ivor Padilla" w:date="2026-05-31T14:58:00Z" w16du:dateUtc="2026-05-31T14:58:14Z" w:id="20">
              <w:rPr>
                <w:lang w:val="es-ES"/>
              </w:rPr>
            </w:rPrChange>
          </w:rPr>
          <w:t xml:space="preserve"> La solución documental corporativa deberá incorporar medidas técnicas y organizativas apropiadas para proteger los datos personales contenidos en documentación no estructurada, aplicando los principios de licitud, minimización, limitación de finalidad, confidencialidad, protección de datos desde el diseño y protección de datos por defecto.</w:t>
        </w:r>
      </w:ins>
    </w:p>
    <w:p w:rsidR="0E3574B7" w:rsidP="676C1B0C" w:rsidRDefault="0E3574B7" w14:paraId="5B9BA72C" w14:textId="1027EF71">
      <w:pPr>
        <w:pStyle w:val="ListParagraph"/>
        <w:numPr>
          <w:ilvl w:val="0"/>
          <w:numId w:val="41"/>
        </w:numPr>
        <w:spacing w:after="0"/>
        <w:rPr>
          <w:lang w:val="es-ES"/>
        </w:rPr>
        <w:pPrChange w:author="Ivor Padilla" w:date="2026-05-31T14:56:00Z" w:id="22">
          <w:pPr/>
        </w:pPrChange>
      </w:pPr>
      <w:ins w:author="Ivor Padilla" w:date="2026-05-31T14:56:00Z" w16du:dateUtc="2026-05-31T14:56:29Z" w:id="105247834">
        <w:r w:rsidRPr="676C1B0C" w:rsidR="2205D7A6">
          <w:rPr>
            <w:lang w:val="es-ES"/>
          </w:rPr>
          <w:t>El pipeline de entrada deberá contemplar controles para identificar y gestionar datos personales antes de su indexación o incorporación a bases de conocimiento, aplicando, cuando proceda, técnicas de minimización, enmascaramiento, seudonimización o anonimización en función del riesgo, la finalidad del tratamiento y la base jurídica aplicable.</w:t>
        </w:r>
      </w:ins>
    </w:p>
    <w:p w:rsidR="7EA11E3F" w:rsidP="676C1B0C" w:rsidRDefault="7EA11E3F" w14:paraId="182F3249" w14:textId="432C00B3">
      <w:pPr>
        <w:pStyle w:val="ListParagraph"/>
        <w:numPr>
          <w:ilvl w:val="1"/>
          <w:numId w:val="41"/>
        </w:numPr>
        <w:spacing w:after="0"/>
        <w:rPr>
          <w:ins w:author="Ivor Padilla" w:date="2026-05-31T14:56:00Z" w16du:dateUtc="2026-05-31T14:56:29Z" w:id="1284656631"/>
          <w:rFonts w:ascii="Cambria" w:hAnsi="Cambria" w:eastAsia="Cambria" w:cs="Cambria"/>
          <w:b w:val="0"/>
          <w:bCs w:val="0"/>
          <w:i w:val="0"/>
          <w:iCs w:val="0"/>
          <w:caps w:val="0"/>
          <w:smallCaps w:val="0"/>
          <w:noProof w:val="0"/>
          <w:color w:val="00B050"/>
          <w:sz w:val="22"/>
          <w:szCs w:val="22"/>
          <w:lang w:val="es-ES"/>
        </w:rPr>
      </w:pPr>
      <w:r w:rsidRPr="676C1B0C" w:rsidR="7EA11E3F">
        <w:rPr>
          <w:rFonts w:ascii="Cambria" w:hAnsi="Cambria" w:eastAsia="Cambria" w:cs="Cambria"/>
          <w:b w:val="0"/>
          <w:bCs w:val="0"/>
          <w:i w:val="0"/>
          <w:iCs w:val="0"/>
          <w:caps w:val="0"/>
          <w:smallCaps w:val="0"/>
          <w:noProof w:val="0"/>
          <w:color w:val="00B050"/>
          <w:sz w:val="22"/>
          <w:szCs w:val="22"/>
          <w:lang w:val="es-ES"/>
        </w:rPr>
        <w:t xml:space="preserve">El audio y el vídeo introducen datos biométricos (huella vocal, rasgos faciales) que el RGPD clasifica como categoría especial (Art. 9) y que el EU AI </w:t>
      </w:r>
      <w:r w:rsidRPr="676C1B0C" w:rsidR="7EA11E3F">
        <w:rPr>
          <w:rFonts w:ascii="Cambria" w:hAnsi="Cambria" w:eastAsia="Cambria" w:cs="Cambria"/>
          <w:b w:val="0"/>
          <w:bCs w:val="0"/>
          <w:i w:val="0"/>
          <w:iCs w:val="0"/>
          <w:caps w:val="0"/>
          <w:smallCaps w:val="0"/>
          <w:noProof w:val="0"/>
          <w:color w:val="00B050"/>
          <w:sz w:val="22"/>
          <w:szCs w:val="22"/>
          <w:lang w:val="es-ES"/>
        </w:rPr>
        <w:t>Act</w:t>
      </w:r>
      <w:r w:rsidRPr="676C1B0C" w:rsidR="7EA11E3F">
        <w:rPr>
          <w:rFonts w:ascii="Cambria" w:hAnsi="Cambria" w:eastAsia="Cambria" w:cs="Cambria"/>
          <w:b w:val="0"/>
          <w:bCs w:val="0"/>
          <w:i w:val="0"/>
          <w:iCs w:val="0"/>
          <w:caps w:val="0"/>
          <w:smallCaps w:val="0"/>
          <w:noProof w:val="0"/>
          <w:color w:val="00B050"/>
          <w:sz w:val="22"/>
          <w:szCs w:val="22"/>
          <w:lang w:val="es-ES"/>
        </w:rPr>
        <w:t xml:space="preserve"> sitúa en su ámbito de mayor riesgo, por lo que antes de habilitar su ingesta el pipeline deberá verificar la existencia de una base jurídica explícita y la constancia documentada del consentimiento de todas las partes, teniendo en cuenta que las reglas de grabación (consentimiento de una o ambas partes) varían según la jurisdicción. La captura quedará condicionada a la presencia de un </w:t>
      </w:r>
      <w:r w:rsidRPr="676C1B0C" w:rsidR="7EA11E3F">
        <w:rPr>
          <w:rFonts w:ascii="Cambria" w:hAnsi="Cambria" w:eastAsia="Cambria" w:cs="Cambria"/>
          <w:b w:val="0"/>
          <w:bCs w:val="0"/>
          <w:i w:val="0"/>
          <w:iCs w:val="0"/>
          <w:caps w:val="0"/>
          <w:smallCaps w:val="0"/>
          <w:noProof w:val="0"/>
          <w:color w:val="00B050"/>
          <w:sz w:val="22"/>
          <w:szCs w:val="22"/>
          <w:lang w:val="es-ES"/>
        </w:rPr>
        <w:t>flag</w:t>
      </w:r>
      <w:r w:rsidRPr="676C1B0C" w:rsidR="7EA11E3F">
        <w:rPr>
          <w:rFonts w:ascii="Cambria" w:hAnsi="Cambria" w:eastAsia="Cambria" w:cs="Cambria"/>
          <w:b w:val="0"/>
          <w:bCs w:val="0"/>
          <w:i w:val="0"/>
          <w:iCs w:val="0"/>
          <w:caps w:val="0"/>
          <w:smallCaps w:val="0"/>
          <w:noProof w:val="0"/>
          <w:color w:val="00B050"/>
          <w:sz w:val="22"/>
          <w:szCs w:val="22"/>
          <w:lang w:val="es-ES"/>
        </w:rPr>
        <w:t xml:space="preserve"> de consentimiento acreditado, y deberá realizarse una evaluación previa antes de activar cualquier inferencia biométrica o emocional. Conviene advertir un límite crítico: los detectores de sentimiento aplicados a llamadas o reuniones de empleados pueden incurrir en la prohibición del EU AI </w:t>
      </w:r>
      <w:r w:rsidRPr="676C1B0C" w:rsidR="7EA11E3F">
        <w:rPr>
          <w:rFonts w:ascii="Cambria" w:hAnsi="Cambria" w:eastAsia="Cambria" w:cs="Cambria"/>
          <w:b w:val="0"/>
          <w:bCs w:val="0"/>
          <w:i w:val="0"/>
          <w:iCs w:val="0"/>
          <w:caps w:val="0"/>
          <w:smallCaps w:val="0"/>
          <w:noProof w:val="0"/>
          <w:color w:val="00B050"/>
          <w:sz w:val="22"/>
          <w:szCs w:val="22"/>
          <w:lang w:val="es-ES"/>
        </w:rPr>
        <w:t>Act</w:t>
      </w:r>
      <w:r w:rsidRPr="676C1B0C" w:rsidR="7EA11E3F">
        <w:rPr>
          <w:rFonts w:ascii="Cambria" w:hAnsi="Cambria" w:eastAsia="Cambria" w:cs="Cambria"/>
          <w:b w:val="0"/>
          <w:bCs w:val="0"/>
          <w:i w:val="0"/>
          <w:iCs w:val="0"/>
          <w:caps w:val="0"/>
          <w:smallCaps w:val="0"/>
          <w:noProof w:val="0"/>
          <w:color w:val="00B050"/>
          <w:sz w:val="22"/>
          <w:szCs w:val="22"/>
          <w:lang w:val="es-ES"/>
        </w:rPr>
        <w:t xml:space="preserve"> sobre reconocimiento de emociones en el ámbito laboral, por lo que su habilitación quedará supeditada al dictamen de cumplimiento.</w:t>
      </w:r>
    </w:p>
    <w:p w:rsidR="0E3574B7" w:rsidRDefault="0E3574B7" w14:paraId="6CFC43D4" w14:textId="735B4237">
      <w:pPr>
        <w:pStyle w:val="ListParagraph"/>
        <w:numPr>
          <w:ilvl w:val="0"/>
          <w:numId w:val="41"/>
        </w:numPr>
        <w:spacing w:after="0"/>
        <w:rPr>
          <w:ins w:author="Ivor Padilla" w:date="2026-05-31T14:56:00Z" w16du:dateUtc="2026-05-31T14:56:29Z" w:id="24"/>
          <w:lang w:val="es-ES"/>
        </w:rPr>
        <w:pPrChange w:author="Ivor Padilla" w:date="2026-05-31T14:56:00Z" w:id="25">
          <w:pPr/>
        </w:pPrChange>
      </w:pPr>
      <w:ins w:author="Ivor Padilla" w:date="2026-05-31T14:56:00Z" w16du:dateUtc="2026-05-31T14:56:29Z" w:id="26">
        <w:r w:rsidRPr="5D2A35CE">
          <w:rPr>
            <w:lang w:val="es-ES"/>
          </w:rPr>
          <w:t>La generación de fragmentos, metadatos, embeddings o vectores derivados de documentos con datos personales se considerará parte del tratamiento y deberá quedar sujeta a los mismos principios de seguridad, trazabilidad, control de acceso, limitación de conservación y gestión de derechos aplicables al documento original.</w:t>
        </w:r>
      </w:ins>
    </w:p>
    <w:p w:rsidR="0E3574B7" w:rsidRDefault="0E3574B7" w14:paraId="3C424663" w14:textId="33C5D90F">
      <w:pPr>
        <w:pStyle w:val="ListParagraph"/>
        <w:numPr>
          <w:ilvl w:val="0"/>
          <w:numId w:val="41"/>
        </w:numPr>
        <w:spacing w:after="0"/>
        <w:rPr>
          <w:lang w:val="es-ES"/>
        </w:rPr>
        <w:pPrChange w:author="Ivor Padilla" w:date="2026-05-31T14:56:00Z" w:id="27">
          <w:pPr/>
        </w:pPrChange>
      </w:pPr>
      <w:ins w:author="Ivor Padilla" w:date="2026-05-31T14:56:00Z" w16du:dateUtc="2026-05-31T14:56:29Z" w:id="28">
        <w:r w:rsidRPr="5D2A35CE">
          <w:rPr>
            <w:lang w:val="es-ES"/>
          </w:rPr>
          <w:t>El sistema contemplará mecanismos de sincronización entre el repositorio documental original y los índices o bases vectoriales derivados, de forma que las rectificaciones, restricciones o supresiones aplicables se propaguen a fragmentos, metadatos y vectores asociados, salvo que exista una obligación legal, base jurídica vigente o excepción aplicable que justifique su conservación.</w:t>
        </w:r>
      </w:ins>
    </w:p>
    <w:p w:rsidRPr="00895426" w:rsidR="00895426" w:rsidRDefault="00895426" w14:paraId="7E692A72" w14:textId="77777777">
      <w:pPr>
        <w:pStyle w:val="NormalWeb"/>
        <w:numPr>
          <w:ilvl w:val="0"/>
          <w:numId w:val="41"/>
        </w:numPr>
        <w:rPr>
          <w:rFonts w:asciiTheme="minorHAnsi" w:hAnsiTheme="minorHAnsi" w:eastAsiaTheme="minorEastAsia" w:cstheme="minorBidi"/>
          <w:sz w:val="22"/>
          <w:szCs w:val="22"/>
          <w:lang w:val="es-ES"/>
        </w:rPr>
      </w:pPr>
      <w:r w:rsidRPr="00895426">
        <w:rPr>
          <w:rFonts w:asciiTheme="minorHAnsi" w:hAnsiTheme="minorHAnsi" w:eastAsiaTheme="minorEastAsia" w:cstheme="minorBidi"/>
          <w:b/>
          <w:bCs/>
          <w:sz w:val="22"/>
          <w:szCs w:val="22"/>
          <w:lang w:val="es-ES"/>
        </w:rPr>
        <w:t>Ley de Inteligencia Artificial (EU AI Act):</w:t>
      </w:r>
      <w:r w:rsidRPr="00895426">
        <w:rPr>
          <w:rFonts w:asciiTheme="minorHAnsi" w:hAnsiTheme="minorHAnsi" w:eastAsiaTheme="minorEastAsia" w:cstheme="minorBidi"/>
          <w:sz w:val="22"/>
          <w:szCs w:val="22"/>
          <w:lang w:val="es-ES"/>
        </w:rPr>
        <w:t xml:space="preserve"> La solución documental corporativa se alineará con los estándares de riesgo establecidos por la normativa correspondiente.</w:t>
      </w:r>
    </w:p>
    <w:p w:rsidR="54891365" w:rsidP="5D2A35CE" w:rsidRDefault="00628555" w14:paraId="5916732A" w14:textId="5FB8B596">
      <w:pPr>
        <w:pStyle w:val="NormalWeb"/>
        <w:numPr>
          <w:ilvl w:val="1"/>
          <w:numId w:val="41"/>
        </w:numPr>
        <w:rPr>
          <w:lang w:val="es-ES"/>
        </w:rPr>
      </w:pPr>
      <w:r w:rsidRPr="5D2A35CE">
        <w:rPr>
          <w:lang w:val="es-ES"/>
        </w:rPr>
        <w:t>Se deberán identificar, evaluar y mitigar posibles sesgos en la recuperación, representación y ordenación de la información, especialmente cuando puedan generar efectos discriminatorios, resultados injustificados o impactos negativos sobre derechos fundamentales.</w:t>
      </w:r>
    </w:p>
    <w:p w:rsidR="54891365" w:rsidP="5D2A35CE" w:rsidRDefault="3CAF5828" w14:paraId="0C78D5E4" w14:textId="5EC4646C">
      <w:pPr>
        <w:pStyle w:val="NormalWeb"/>
        <w:numPr>
          <w:ilvl w:val="1"/>
          <w:numId w:val="41"/>
        </w:numPr>
        <w:rPr>
          <w:lang w:val="es-ES"/>
        </w:rPr>
      </w:pPr>
      <w:r w:rsidRPr="5D2A35CE">
        <w:rPr>
          <w:lang w:val="es-ES"/>
        </w:rPr>
        <w:t>Se documentarán internamente los criterios técnicos relevantes para la trazabilidad del sistema, incluyendo las estrategias de fragmentación, los modelos de representación utilizados y las lógicas de recuperación, priorización y ordenación de la información.</w:t>
      </w:r>
    </w:p>
    <w:p w:rsidR="54891365" w:rsidP="5D2A35CE" w:rsidRDefault="7C5E2868" w14:paraId="7A6DB72D" w14:textId="1177A2EC">
      <w:pPr>
        <w:pStyle w:val="NormalWeb"/>
        <w:numPr>
          <w:ilvl w:val="1"/>
          <w:numId w:val="41"/>
        </w:numPr>
        <w:rPr>
          <w:lang w:val="es-ES"/>
        </w:rPr>
      </w:pPr>
      <w:r w:rsidRPr="5D2A35CE">
        <w:rPr>
          <w:lang w:val="es-ES"/>
        </w:rPr>
        <w:t>El flujo de salida integrará mecanismos orientados a evaluar la fidelidad y relevancia de las respuestas generadas respecto de las fuentes recuperadas, reduciendo el riesgo de alucinaciones y reforzando la transparencia mediante la visualización de las fuentes efectivamente utilizadas.</w:t>
      </w:r>
    </w:p>
    <w:p w:rsidRPr="00895426" w:rsidR="00895426" w:rsidP="0001040A" w:rsidRDefault="00DA11A4" w14:paraId="012EAE75" w14:textId="4DD57FD9">
      <w:pPr>
        <w:pStyle w:val="Heading3"/>
        <w:rPr>
          <w:lang w:val="es-ES"/>
        </w:rPr>
      </w:pPr>
      <w:bookmarkStart w:name="_Toc231226322" w:id="29"/>
      <w:r>
        <w:rPr>
          <w:lang w:val="es-ES"/>
        </w:rPr>
        <w:t>2</w:t>
      </w:r>
      <w:r w:rsidRPr="00895426" w:rsidR="00895426">
        <w:rPr>
          <w:lang w:val="es-ES"/>
        </w:rPr>
        <w:t>.3. Requerimientos y Necesidades de Trazabilidad Institucional</w:t>
      </w:r>
      <w:bookmarkEnd w:id="29"/>
    </w:p>
    <w:p w:rsidRPr="00895426" w:rsidR="00895426" w:rsidP="00895426" w:rsidRDefault="00895426" w14:paraId="76E76C5B" w14:textId="77777777">
      <w:pPr>
        <w:pStyle w:val="NormalWeb"/>
        <w:rPr>
          <w:rFonts w:asciiTheme="minorHAnsi" w:hAnsiTheme="minorHAnsi" w:eastAsiaTheme="minorEastAsia" w:cstheme="minorBidi"/>
          <w:sz w:val="22"/>
          <w:szCs w:val="22"/>
          <w:lang w:val="es-ES"/>
        </w:rPr>
      </w:pPr>
      <w:r w:rsidRPr="00895426">
        <w:rPr>
          <w:rFonts w:asciiTheme="minorHAnsi" w:hAnsiTheme="minorHAnsi" w:eastAsiaTheme="minorEastAsia" w:cstheme="minorBidi"/>
          <w:sz w:val="22"/>
          <w:szCs w:val="22"/>
          <w:lang w:val="es-ES"/>
        </w:rPr>
        <w:t>Ante auditorías internas o requerimientos de instituciones públicas, la veracidad del dato debe ser demostrable a través de un esquema de trazabilidad total que certifique el origen y las mutaciones de la información que consume la IA:</w:t>
      </w:r>
    </w:p>
    <w:p w:rsidRPr="00704220" w:rsidR="00895426" w:rsidP="676C1B0C" w:rsidRDefault="54891365" w14:paraId="2734E58F" w14:textId="2F7D457F">
      <w:pPr>
        <w:pStyle w:val="NormalWeb"/>
        <w:numPr>
          <w:ilvl w:val="0"/>
          <w:numId w:val="42"/>
        </w:numPr>
        <w:rPr>
          <w:rFonts w:ascii="Cambria" w:hAnsi="Cambria" w:eastAsia="ＭＳ 明朝" w:cs="Arial" w:asciiTheme="minorAscii" w:hAnsiTheme="minorAscii" w:eastAsiaTheme="minorEastAsia" w:cstheme="minorBidi"/>
          <w:sz w:val="22"/>
          <w:szCs w:val="22"/>
          <w:lang w:val="es-ES"/>
        </w:rPr>
      </w:pPr>
      <w:r w:rsidRPr="676C1B0C" w:rsidR="0CEF228C">
        <w:rPr>
          <w:rFonts w:ascii="Cambria" w:hAnsi="Cambria" w:eastAsia="ＭＳ 明朝" w:cs="Arial" w:asciiTheme="minorAscii" w:hAnsiTheme="minorAscii" w:eastAsiaTheme="minorEastAsia" w:cstheme="minorBidi"/>
          <w:b w:val="1"/>
          <w:bCs w:val="1"/>
          <w:sz w:val="22"/>
          <w:szCs w:val="22"/>
          <w:lang w:val="es-ES"/>
        </w:rPr>
        <w:t>Linaje del Dato (Data Lineage):</w:t>
      </w:r>
      <w:r w:rsidRPr="676C1B0C" w:rsidR="0CEF228C">
        <w:rPr>
          <w:rFonts w:ascii="Cambria" w:hAnsi="Cambria" w:eastAsia="ＭＳ 明朝" w:cs="Arial" w:asciiTheme="minorAscii" w:hAnsiTheme="minorAscii" w:eastAsiaTheme="minorEastAsia" w:cstheme="minorBidi"/>
          <w:sz w:val="22"/>
          <w:szCs w:val="22"/>
          <w:lang w:val="es-ES"/>
        </w:rPr>
        <w:t xml:space="preserve"> El pipeline registrará la trazabilidad completa del ciclo de la información, permitiendo correlacionar de extremo a extremo cualquier respuesta generada por el modelo con el fragmento indexado específico</w:t>
      </w:r>
      <w:r w:rsidRPr="676C1B0C" w:rsidR="44C5BEB3">
        <w:rPr>
          <w:rFonts w:ascii="Cambria" w:hAnsi="Cambria" w:eastAsia="ＭＳ 明朝" w:cs="Arial" w:asciiTheme="minorAscii" w:hAnsiTheme="minorAscii" w:eastAsiaTheme="minorEastAsia" w:cstheme="minorBidi"/>
          <w:sz w:val="22"/>
          <w:szCs w:val="22"/>
          <w:lang w:val="es-ES"/>
        </w:rPr>
        <w:t>,</w:t>
      </w:r>
      <w:r w:rsidRPr="676C1B0C" w:rsidR="0CEF228C">
        <w:rPr>
          <w:rFonts w:ascii="Cambria" w:hAnsi="Cambria" w:eastAsia="ＭＳ 明朝" w:cs="Arial" w:asciiTheme="minorAscii" w:hAnsiTheme="minorAscii" w:eastAsiaTheme="minorEastAsia" w:cstheme="minorBidi"/>
          <w:sz w:val="22"/>
          <w:szCs w:val="22"/>
          <w:lang w:val="es-ES"/>
        </w:rPr>
        <w:t xml:space="preserve"> </w:t>
      </w:r>
      <w:r w:rsidRPr="676C1B0C" w:rsidR="44C5BEB3">
        <w:rPr>
          <w:rFonts w:ascii="Cambria" w:hAnsi="Cambria" w:eastAsia="ＭＳ 明朝" w:cs="Arial" w:asciiTheme="minorAscii" w:hAnsiTheme="minorAscii" w:eastAsiaTheme="minorEastAsia" w:cstheme="minorBidi"/>
          <w:sz w:val="22"/>
          <w:szCs w:val="22"/>
          <w:lang w:val="es-ES"/>
        </w:rPr>
        <w:t>además se recomienda reflejar la versión del documento, el identificador del fragmento recuperado, la versión del índice/embedding cuando aplique, la versión del prompt/modelo utilizado y los filtros de permisos aplicados durante la recuperación.</w:t>
      </w:r>
      <w:commentRangeStart w:id="30"/>
      <w:commentRangeStart w:id="31"/>
      <w:commentRangeEnd w:id="30"/>
      <w:r>
        <w:rPr>
          <w:rStyle w:val="CommentReference"/>
        </w:rPr>
        <w:commentReference w:id="30"/>
      </w:r>
      <w:commentRangeEnd w:id="31"/>
      <w:r>
        <w:rPr>
          <w:rStyle w:val="CommentReference"/>
        </w:rPr>
        <w:commentReference w:id="31"/>
      </w:r>
    </w:p>
    <w:p w:rsidR="6AB27CEF" w:rsidP="676C1B0C" w:rsidRDefault="6AB27CEF" w14:paraId="538C1025" w14:textId="715A3B10">
      <w:pPr>
        <w:pStyle w:val="NormalWeb"/>
        <w:numPr>
          <w:ilvl w:val="1"/>
          <w:numId w:val="42"/>
        </w:numPr>
        <w:rPr>
          <w:noProof w:val="0"/>
          <w:color w:val="00B050"/>
          <w:lang w:val="es-ES"/>
        </w:rPr>
      </w:pPr>
      <w:r w:rsidRPr="676C1B0C" w:rsidR="6AB27CEF">
        <w:rPr>
          <w:noProof w:val="0"/>
          <w:color w:val="00B050"/>
          <w:lang w:val="es-ES"/>
        </w:rPr>
        <w:t xml:space="preserve">Cuando el fragmento procede de un activo multimedia, la trazabilidad no podrá arrancar en el chunk, porque este es ya un producto derivado de una transcripción, de un </w:t>
      </w:r>
      <w:r w:rsidRPr="676C1B0C" w:rsidR="6AB27CEF">
        <w:rPr>
          <w:i w:val="1"/>
          <w:iCs w:val="1"/>
          <w:noProof w:val="0"/>
          <w:color w:val="00B050"/>
          <w:lang w:val="es-ES"/>
        </w:rPr>
        <w:t>caption</w:t>
      </w:r>
      <w:r w:rsidRPr="676C1B0C" w:rsidR="6AB27CEF">
        <w:rPr>
          <w:noProof w:val="0"/>
          <w:color w:val="00B050"/>
          <w:lang w:val="es-ES"/>
        </w:rPr>
        <w:t xml:space="preserve"> de fotograma o de una descripción VLM. El linaje deberá incorporar los pasos anteriores —binario original → transcripción o descripción → segmentación temporal o por escenas → fragmento—, de modo que cualquier respuesta del modelo pueda correlacionarse con el tramo temporal exacto del audio o vídeo y con el binario custodiado de origen, registrando además la versión del componente de extracción empleado, dado que su reejecución con un modelo mejor genera un derivado nuevo que deberá revalidarse. De forma complementaria, cuando el medio sea generado o derivado por IA (voz, imagen o vídeo sintéticos), el linaje deberá distinguirlo del medio capturado e incorporar marcado de procedencia (tipo C2PA) y el etiquetado obligatorio de contenido generado por IA exigido por el EU AI Act.</w:t>
      </w:r>
    </w:p>
    <w:p w:rsidRPr="00895426" w:rsidR="00895426" w:rsidRDefault="00895426" w14:paraId="33575FC3" w14:textId="77777777">
      <w:pPr>
        <w:pStyle w:val="NormalWeb"/>
        <w:numPr>
          <w:ilvl w:val="0"/>
          <w:numId w:val="42"/>
        </w:numPr>
        <w:rPr>
          <w:rFonts w:asciiTheme="minorHAnsi" w:hAnsiTheme="minorHAnsi" w:eastAsiaTheme="minorEastAsia" w:cstheme="minorBidi"/>
          <w:sz w:val="22"/>
          <w:szCs w:val="22"/>
          <w:lang w:val="es-ES"/>
        </w:rPr>
      </w:pPr>
      <w:r w:rsidRPr="00261DBF">
        <w:rPr>
          <w:rFonts w:asciiTheme="minorHAnsi" w:hAnsiTheme="minorHAnsi" w:eastAsiaTheme="minorEastAsia" w:cstheme="minorBidi"/>
          <w:b/>
          <w:bCs/>
          <w:sz w:val="22"/>
          <w:szCs w:val="22"/>
          <w:lang w:val="es-ES"/>
        </w:rPr>
        <w:t>Inmutabilidad en el Registro de Ingesta:</w:t>
      </w:r>
      <w:r w:rsidRPr="00895426">
        <w:rPr>
          <w:rFonts w:asciiTheme="minorHAnsi" w:hAnsiTheme="minorHAnsi" w:eastAsiaTheme="minorEastAsia" w:cstheme="minorBidi"/>
          <w:sz w:val="22"/>
          <w:szCs w:val="22"/>
          <w:lang w:val="es-ES"/>
        </w:rPr>
        <w:t xml:space="preserve"> Toda acción de creación, actualización o eliminación física sobre la base de datos documental debe quedar registrada con un sello de tiempo invariable y la firma de la identidad o proceso que ejecutó la acción.</w:t>
      </w:r>
    </w:p>
    <w:p w:rsidRPr="00895426" w:rsidR="00895426" w:rsidRDefault="00895426" w14:paraId="3A019A40" w14:textId="77777777">
      <w:pPr>
        <w:pStyle w:val="NormalWeb"/>
        <w:numPr>
          <w:ilvl w:val="0"/>
          <w:numId w:val="42"/>
        </w:numPr>
        <w:rPr>
          <w:rFonts w:asciiTheme="minorHAnsi" w:hAnsiTheme="minorHAnsi" w:eastAsiaTheme="minorEastAsia" w:cstheme="minorBidi"/>
          <w:sz w:val="22"/>
          <w:szCs w:val="22"/>
          <w:lang w:val="es-ES"/>
        </w:rPr>
      </w:pPr>
      <w:r w:rsidRPr="00261DBF">
        <w:rPr>
          <w:rFonts w:asciiTheme="minorHAnsi" w:hAnsiTheme="minorHAnsi" w:eastAsiaTheme="minorEastAsia" w:cstheme="minorBidi"/>
          <w:b/>
          <w:bCs/>
          <w:sz w:val="22"/>
          <w:szCs w:val="22"/>
          <w:lang w:val="es-ES"/>
        </w:rPr>
        <w:t>Auditoría de Consultas (Query Auditing):</w:t>
      </w:r>
      <w:r w:rsidRPr="00895426">
        <w:rPr>
          <w:rFonts w:asciiTheme="minorHAnsi" w:hAnsiTheme="minorHAnsi" w:eastAsiaTheme="minorEastAsia" w:cstheme="minorBidi"/>
          <w:sz w:val="22"/>
          <w:szCs w:val="22"/>
          <w:lang w:val="es-ES"/>
        </w:rPr>
        <w:t xml:space="preserve"> El sistema almacenará de forma permanente y segura un registro histórico que recoja las peticiones de los usuarios, el contexto exacto recuperado por el motor de búsqueda y la respuesta final del modelo para permitir inspecciones de seguridad y gobernanza.</w:t>
      </w:r>
    </w:p>
    <w:p w:rsidRPr="0011641A" w:rsidR="00895426" w:rsidP="0001040A" w:rsidRDefault="00DA11A4" w14:paraId="6A875DFE" w14:textId="367D2CAE">
      <w:pPr>
        <w:pStyle w:val="Heading3"/>
        <w:rPr>
          <w:lang w:val="es-ES"/>
        </w:rPr>
      </w:pPr>
      <w:bookmarkStart w:name="_Toc231226323" w:id="32"/>
      <w:r>
        <w:rPr>
          <w:lang w:val="es-ES"/>
        </w:rPr>
        <w:t>2</w:t>
      </w:r>
      <w:r w:rsidRPr="0011641A" w:rsidR="00895426">
        <w:rPr>
          <w:lang w:val="es-ES"/>
        </w:rPr>
        <w:t>.4. Definición de Protocolos de Seguridad Globales de la Compañía</w:t>
      </w:r>
      <w:bookmarkEnd w:id="32"/>
    </w:p>
    <w:p w:rsidRPr="00895426" w:rsidR="00895426" w:rsidP="00895426" w:rsidRDefault="00895426" w14:paraId="662DC3D2" w14:textId="77777777">
      <w:pPr>
        <w:pStyle w:val="NormalWeb"/>
        <w:rPr>
          <w:rFonts w:asciiTheme="minorHAnsi" w:hAnsiTheme="minorHAnsi" w:eastAsiaTheme="minorEastAsia" w:cstheme="minorBidi"/>
          <w:sz w:val="22"/>
          <w:szCs w:val="22"/>
          <w:lang w:val="es-ES"/>
        </w:rPr>
      </w:pPr>
      <w:r w:rsidRPr="00895426">
        <w:rPr>
          <w:rFonts w:asciiTheme="minorHAnsi" w:hAnsiTheme="minorHAnsi" w:eastAsiaTheme="minorEastAsia" w:cstheme="minorBidi"/>
          <w:sz w:val="22"/>
          <w:szCs w:val="22"/>
          <w:lang w:val="es-ES"/>
        </w:rPr>
        <w:t>La seguridad en entornos GenAI requiere la aplicación de técnicas de endurecimiento de sistemas que protejan los datos corporativos frente a accesos no autorizados y manipulaciones maliciosas. Se establecen los siguientes protocolos globales obligatorios:</w:t>
      </w:r>
    </w:p>
    <w:p w:rsidRPr="00895426" w:rsidR="00895426" w:rsidP="5D2A35CE" w:rsidRDefault="54891365" w14:paraId="04BE345F" w14:textId="2DC73DD2">
      <w:pPr>
        <w:pStyle w:val="NormalWeb"/>
        <w:numPr>
          <w:ilvl w:val="0"/>
          <w:numId w:val="43"/>
        </w:numPr>
        <w:rPr>
          <w:lang w:val="es-ES"/>
        </w:rPr>
      </w:pPr>
      <w:r w:rsidRPr="5D2A35CE">
        <w:rPr>
          <w:rFonts w:asciiTheme="minorHAnsi" w:hAnsiTheme="minorHAnsi" w:eastAsiaTheme="minorEastAsia" w:cstheme="minorBidi"/>
          <w:b/>
          <w:bCs/>
          <w:sz w:val="22"/>
          <w:szCs w:val="22"/>
          <w:lang w:val="es-ES"/>
        </w:rPr>
        <w:t>Cifrado Avanzado de Extremo a Extremo:</w:t>
      </w:r>
      <w:r w:rsidRPr="5D2A35CE">
        <w:rPr>
          <w:rFonts w:asciiTheme="minorHAnsi" w:hAnsiTheme="minorHAnsi" w:eastAsiaTheme="minorEastAsia" w:cstheme="minorBidi"/>
          <w:sz w:val="22"/>
          <w:szCs w:val="22"/>
          <w:lang w:val="es-ES"/>
        </w:rPr>
        <w:t xml:space="preserve"> </w:t>
      </w:r>
      <w:r w:rsidRPr="5D2A35CE" w:rsidR="573367D8">
        <w:rPr>
          <w:rFonts w:asciiTheme="minorHAnsi" w:hAnsiTheme="minorHAnsi" w:eastAsiaTheme="minorEastAsia" w:cstheme="minorBidi"/>
          <w:sz w:val="22"/>
          <w:szCs w:val="22"/>
          <w:lang w:val="es-ES"/>
        </w:rPr>
        <w:t>Se deberá definir el nivel necesario de</w:t>
      </w:r>
      <w:r w:rsidRPr="5D2A35CE">
        <w:rPr>
          <w:rFonts w:asciiTheme="minorHAnsi" w:hAnsiTheme="minorHAnsi" w:eastAsiaTheme="minorEastAsia" w:cstheme="minorBidi"/>
          <w:sz w:val="22"/>
          <w:szCs w:val="22"/>
          <w:lang w:val="es-ES"/>
        </w:rPr>
        <w:t xml:space="preserve"> </w:t>
      </w:r>
      <w:r w:rsidRPr="5D2A35CE" w:rsidR="573367D8">
        <w:rPr>
          <w:rFonts w:asciiTheme="minorHAnsi" w:hAnsiTheme="minorHAnsi" w:eastAsiaTheme="minorEastAsia" w:cstheme="minorBidi"/>
          <w:sz w:val="22"/>
          <w:szCs w:val="22"/>
          <w:lang w:val="es-ES"/>
        </w:rPr>
        <w:t>securización</w:t>
      </w:r>
      <w:r w:rsidRPr="5D2A35CE">
        <w:rPr>
          <w:rFonts w:asciiTheme="minorHAnsi" w:hAnsiTheme="minorHAnsi" w:eastAsiaTheme="minorEastAsia" w:cstheme="minorBidi"/>
          <w:sz w:val="22"/>
          <w:szCs w:val="22"/>
          <w:lang w:val="es-ES"/>
        </w:rPr>
        <w:t xml:space="preserve"> de la información corporativa en sus tres estados posibles: en tránsito durante el movimiento de datos entre microservicios, en reposo dentro de los discos e índices vectoriales de almacenamiento, y en uso durante el procesamiento temporal en la memoria volátil de cómputo.</w:t>
      </w:r>
      <w:r w:rsidRPr="5D2A35CE" w:rsidR="5170F0C4">
        <w:rPr>
          <w:rFonts w:asciiTheme="minorHAnsi" w:hAnsiTheme="minorHAnsi" w:eastAsiaTheme="minorEastAsia" w:cstheme="minorBidi"/>
          <w:sz w:val="22"/>
          <w:szCs w:val="22"/>
          <w:lang w:val="es-ES"/>
        </w:rPr>
        <w:t xml:space="preserve"> </w:t>
      </w:r>
      <w:r w:rsidRPr="5D2A35CE" w:rsidR="6A5BE8EC">
        <w:rPr>
          <w:rFonts w:asciiTheme="minorHAnsi" w:hAnsiTheme="minorHAnsi" w:eastAsiaTheme="minorEastAsia" w:cstheme="minorBidi"/>
          <w:sz w:val="22"/>
          <w:szCs w:val="22"/>
          <w:lang w:val="es-ES"/>
          <w:rPrChange w:author="Ivor Padilla" w:date="2026-05-31T16:10:00Z" w16du:dateUtc="2026-05-31T16:10:31Z" w:id="33">
            <w:rPr>
              <w:lang w:val="es-ES"/>
            </w:rPr>
          </w:rPrChange>
        </w:rPr>
        <w:t>Estos controles deberán mantenerse de forma consistente durante la extracción documental, procesamiento, chunking, generación de embeddings e incorporación al almacén de conocimiento.</w:t>
      </w:r>
      <w:r w:rsidRPr="5D2A35CE" w:rsidR="6A5BE8EC">
        <w:rPr>
          <w:lang w:val="es-ES"/>
        </w:rPr>
        <w:t xml:space="preserve"> </w:t>
      </w:r>
      <w:r w:rsidRPr="5D2A35CE" w:rsidR="5170F0C4">
        <w:rPr>
          <w:rFonts w:asciiTheme="majorHAnsi" w:hAnsiTheme="majorHAnsi" w:eastAsiaTheme="majorEastAsia" w:cstheme="majorBidi"/>
          <w:sz w:val="22"/>
          <w:szCs w:val="22"/>
          <w:lang w:val="es-ES"/>
          <w:rPrChange w:author="Ivor Padilla" w:date="2026-05-31T16:08:00Z" w16du:dateUtc="2026-05-31T16:08:14Z" w:id="34">
            <w:rPr>
              <w:lang w:val="es-ES"/>
            </w:rPr>
          </w:rPrChange>
        </w:rPr>
        <w:t>Los índices vectoriales y embeddings deberán tratarse como activos sensibles equivalentes al contenido documental original, al poder revelar o permitir inferencias sobre la información fuente.</w:t>
      </w:r>
    </w:p>
    <w:p w:rsidRPr="00895426" w:rsidR="00895426" w:rsidP="5D2A35CE" w:rsidRDefault="54891365" w14:paraId="0FEBD544" w14:textId="6D9DF4E6">
      <w:pPr>
        <w:pStyle w:val="NormalWeb"/>
        <w:numPr>
          <w:ilvl w:val="0"/>
          <w:numId w:val="43"/>
        </w:numPr>
        <w:rPr>
          <w:lang w:val="es-ES"/>
        </w:rPr>
      </w:pPr>
      <w:r w:rsidRPr="5D2A35CE">
        <w:rPr>
          <w:rFonts w:asciiTheme="minorHAnsi" w:hAnsiTheme="minorHAnsi" w:eastAsiaTheme="minorEastAsia" w:cstheme="minorBidi"/>
          <w:b/>
          <w:bCs/>
          <w:sz w:val="22"/>
          <w:szCs w:val="22"/>
          <w:lang w:val="es-ES"/>
        </w:rPr>
        <w:t>Autenticación Federada y Control de Accesos</w:t>
      </w:r>
      <w:r w:rsidRPr="5D2A35CE">
        <w:rPr>
          <w:rFonts w:asciiTheme="minorHAnsi" w:hAnsiTheme="minorHAnsi" w:eastAsiaTheme="minorEastAsia" w:cstheme="minorBidi"/>
          <w:sz w:val="22"/>
          <w:szCs w:val="22"/>
          <w:lang w:val="es-ES"/>
        </w:rPr>
        <w:t>: El acceso a la interfaz de IA y a las herramientas del pipeline se gestionará de manera centralizada mediante el proveedor de identidad global de la compañía, exigiendo autenticación multifactor</w:t>
      </w:r>
      <w:r w:rsidRPr="5D2A35CE" w:rsidR="573367D8">
        <w:rPr>
          <w:rFonts w:asciiTheme="minorHAnsi" w:hAnsiTheme="minorHAnsi" w:eastAsiaTheme="minorEastAsia" w:cstheme="minorBidi"/>
          <w:sz w:val="22"/>
          <w:szCs w:val="22"/>
          <w:lang w:val="es-ES"/>
        </w:rPr>
        <w:t>ial</w:t>
      </w:r>
      <w:r w:rsidRPr="5D2A35CE">
        <w:rPr>
          <w:rFonts w:asciiTheme="minorHAnsi" w:hAnsiTheme="minorHAnsi" w:eastAsiaTheme="minorEastAsia" w:cstheme="minorBidi"/>
          <w:sz w:val="22"/>
          <w:szCs w:val="22"/>
          <w:lang w:val="es-ES"/>
        </w:rPr>
        <w:t xml:space="preserve"> y vinculando el perfil del usuario directamente con sus atributos de permisos corporativos.</w:t>
      </w:r>
      <w:r w:rsidRPr="5D2A35CE" w:rsidR="2B236E0C">
        <w:rPr>
          <w:rFonts w:asciiTheme="minorHAnsi" w:hAnsiTheme="minorHAnsi" w:eastAsiaTheme="minorEastAsia" w:cstheme="minorBidi"/>
          <w:sz w:val="22"/>
          <w:szCs w:val="22"/>
          <w:lang w:val="es-ES"/>
        </w:rPr>
        <w:t xml:space="preserve"> </w:t>
      </w:r>
      <w:r w:rsidRPr="5D2A35CE" w:rsidR="2B236E0C">
        <w:rPr>
          <w:rFonts w:asciiTheme="minorHAnsi" w:hAnsiTheme="minorHAnsi" w:eastAsiaTheme="minorEastAsia" w:cstheme="minorBidi"/>
          <w:sz w:val="22"/>
          <w:szCs w:val="22"/>
          <w:lang w:val="es-ES"/>
          <w:rPrChange w:author="Ivor Padilla" w:date="2026-05-31T15:40:00Z" w16du:dateUtc="2026-05-31T15:40:30Z" w:id="35">
            <w:rPr>
              <w:lang w:val="es-ES"/>
            </w:rPr>
          </w:rPrChange>
        </w:rPr>
        <w:t>La autorización deberá resolverse mediante políticas corporativas RBAC/ABAC, aplicando denegación por defecto ante ausencia, inconsistencia o desactualización de permisos.</w:t>
      </w:r>
    </w:p>
    <w:p w:rsidRPr="00895426" w:rsidR="00895426" w:rsidP="5D2A35CE" w:rsidRDefault="54891365" w14:paraId="65614062" w14:textId="7C8B0868">
      <w:pPr>
        <w:pStyle w:val="NormalWeb"/>
        <w:numPr>
          <w:ilvl w:val="0"/>
          <w:numId w:val="43"/>
        </w:numPr>
        <w:rPr>
          <w:rFonts w:asciiTheme="minorHAnsi" w:hAnsiTheme="minorHAnsi" w:eastAsiaTheme="minorEastAsia" w:cstheme="minorBidi"/>
          <w:sz w:val="22"/>
          <w:szCs w:val="22"/>
          <w:lang w:val="es-ES"/>
        </w:rPr>
      </w:pPr>
      <w:r w:rsidRPr="4E2FC73D" w:rsidR="1297C723">
        <w:rPr>
          <w:rFonts w:ascii="Cambria" w:hAnsi="Cambria" w:eastAsia="ＭＳ 明朝" w:cs="Arial" w:asciiTheme="minorAscii" w:hAnsiTheme="minorAscii" w:eastAsiaTheme="minorEastAsia" w:cstheme="minorBidi"/>
          <w:b w:val="1"/>
          <w:bCs w:val="1"/>
          <w:sz w:val="22"/>
          <w:szCs w:val="22"/>
          <w:lang w:val="es-ES"/>
        </w:rPr>
        <w:t>Arquitectura de Seguridad en el Retrieval (Early-Binding Guard):</w:t>
      </w:r>
      <w:r w:rsidRPr="4E2FC73D" w:rsidR="1297C723">
        <w:rPr>
          <w:rFonts w:ascii="Cambria" w:hAnsi="Cambria" w:eastAsia="ＭＳ 明朝" w:cs="Arial" w:asciiTheme="minorAscii" w:hAnsiTheme="minorAscii" w:eastAsiaTheme="minorEastAsia" w:cstheme="minorBidi"/>
          <w:sz w:val="22"/>
          <w:szCs w:val="22"/>
          <w:lang w:val="es-ES"/>
        </w:rPr>
        <w:t xml:space="preserve"> Queda prohibido delegar la responsabilidad de la seguridad de la información a las instrucciones de comportamiento o prompts del modelo de lenguaje. El protocolo obliga a aplicar un filtrado </w:t>
      </w:r>
      <w:commentRangeStart w:id="36"/>
      <w:r w:rsidRPr="4E2FC73D" w:rsidR="1297C723">
        <w:rPr>
          <w:rFonts w:ascii="Cambria" w:hAnsi="Cambria" w:eastAsia="ＭＳ 明朝" w:cs="Arial" w:asciiTheme="minorAscii" w:hAnsiTheme="minorAscii" w:eastAsiaTheme="minorEastAsia" w:cstheme="minorBidi"/>
          <w:sz w:val="22"/>
          <w:szCs w:val="22"/>
          <w:lang w:val="es-ES"/>
        </w:rPr>
        <w:t>lógico duro</w:t>
      </w:r>
      <w:commentRangeEnd w:id="36"/>
      <w:r>
        <w:rPr>
          <w:rStyle w:val="CommentReference"/>
        </w:rPr>
        <w:commentReference w:id="36"/>
      </w:r>
      <w:r w:rsidRPr="4E2FC73D" w:rsidR="1297C723">
        <w:rPr>
          <w:rFonts w:ascii="Cambria" w:hAnsi="Cambria" w:eastAsia="ＭＳ 明朝" w:cs="Arial" w:asciiTheme="minorAscii" w:hAnsiTheme="minorAscii" w:eastAsiaTheme="minorEastAsia" w:cstheme="minorBidi"/>
          <w:sz w:val="22"/>
          <w:szCs w:val="22"/>
          <w:lang w:val="es-ES"/>
        </w:rPr>
        <w:t xml:space="preserve"> directamente sobre los metadatos de la base de datos de conocimiento durante la fase de búsqueda. </w:t>
      </w:r>
      <w:r w:rsidRPr="4E2FC73D" w:rsidR="4F2CA23B">
        <w:rPr>
          <w:rFonts w:ascii="Cambria" w:hAnsi="Cambria" w:eastAsia="ＭＳ 明朝" w:cs="Arial" w:asciiTheme="minorAscii" w:hAnsiTheme="minorAscii" w:eastAsiaTheme="minorEastAsia" w:cstheme="minorBidi"/>
          <w:sz w:val="22"/>
          <w:szCs w:val="22"/>
          <w:lang w:val="es-ES"/>
          <w:rPrChange w:author="Ivor Padilla" w:date="2026-05-31T16:15:00Z" w16du:dateUtc="2026-05-31T16:15:00Z" w:id="597689676">
            <w:rPr>
              <w:lang w:val="es-ES"/>
            </w:rPr>
          </w:rPrChange>
        </w:rPr>
        <w:t xml:space="preserve">Para ello, los vectores o fragmentos indexados deberán contar con metadatos consultables que permitan aplicar filtros de autorización en la consulta de recuperación. </w:t>
      </w:r>
      <w:r w:rsidRPr="4E2FC73D" w:rsidR="1297C723">
        <w:rPr>
          <w:rFonts w:ascii="Cambria" w:hAnsi="Cambria" w:eastAsia="ＭＳ 明朝" w:cs="Arial" w:asciiTheme="minorAscii" w:hAnsiTheme="minorAscii" w:eastAsiaTheme="minorEastAsia" w:cstheme="minorBidi"/>
          <w:sz w:val="22"/>
          <w:szCs w:val="22"/>
          <w:lang w:val="es-ES"/>
        </w:rPr>
        <w:t>Si el usuario no cuenta con las credenciales necesarias, los fragmentos confidenciales serán completamente invisibles para el motor de recuperación, bloqueando de manera nativa cualquier intento de exfiltración de datos confidenciales.</w:t>
      </w:r>
    </w:p>
    <w:p w:rsidRPr="00742360" w:rsidR="0011641A" w:rsidP="0001040A" w:rsidRDefault="00DA11A4" w14:paraId="08C3794E" w14:textId="417E336D">
      <w:pPr>
        <w:pStyle w:val="Heading2"/>
        <w:rPr>
          <w:lang w:val="es-ES"/>
        </w:rPr>
      </w:pPr>
      <w:bookmarkStart w:name="_Toc231226324" w:id="38"/>
      <w:r>
        <w:rPr>
          <w:lang w:val="es-ES"/>
        </w:rPr>
        <w:t>3</w:t>
      </w:r>
      <w:r w:rsidRPr="00742360" w:rsidR="0011641A">
        <w:rPr>
          <w:lang w:val="es-ES"/>
        </w:rPr>
        <w:t xml:space="preserve">. Clasificación y Tipologías de Datos en la </w:t>
      </w:r>
      <w:r w:rsidRPr="00742360" w:rsidR="00C34BCD">
        <w:rPr>
          <w:lang w:val="es-ES"/>
        </w:rPr>
        <w:t>o</w:t>
      </w:r>
      <w:r w:rsidRPr="00742360" w:rsidR="0011641A">
        <w:rPr>
          <w:lang w:val="es-ES"/>
        </w:rPr>
        <w:t>rganización</w:t>
      </w:r>
      <w:bookmarkEnd w:id="38"/>
    </w:p>
    <w:p w:rsidR="002530BF" w:rsidP="0011641A" w:rsidRDefault="0011641A" w14:paraId="3F88A734" w14:textId="77777777">
      <w:pPr>
        <w:pStyle w:val="NormalWeb"/>
        <w:rPr>
          <w:rFonts w:asciiTheme="minorHAnsi" w:hAnsiTheme="minorHAnsi" w:eastAsiaTheme="minorEastAsia" w:cstheme="minorBidi"/>
          <w:sz w:val="22"/>
          <w:szCs w:val="22"/>
          <w:lang w:val="es-ES"/>
        </w:rPr>
      </w:pPr>
      <w:r w:rsidRPr="008769B3">
        <w:rPr>
          <w:rFonts w:asciiTheme="minorHAnsi" w:hAnsiTheme="minorHAnsi" w:eastAsiaTheme="minorEastAsia" w:cstheme="minorBidi"/>
          <w:sz w:val="22"/>
          <w:szCs w:val="22"/>
          <w:lang w:val="es-ES"/>
        </w:rPr>
        <w:t xml:space="preserve">Para que un ecosistema de Inteligencia Artificial Generativa opere con máxima eficiencia, el pipeline de ingesta debe reconocer y catalogar con precisión la naturaleza de los activos de información que entran al sistema. No todos los datos corporativos se procesan, almacenan o recuperan de la misma manera; </w:t>
      </w:r>
      <w:r w:rsidRPr="00C16AD2">
        <w:rPr>
          <w:rFonts w:asciiTheme="minorHAnsi" w:hAnsiTheme="minorHAnsi" w:eastAsiaTheme="minorEastAsia" w:cstheme="minorBidi"/>
          <w:b/>
          <w:bCs/>
          <w:sz w:val="22"/>
          <w:szCs w:val="22"/>
          <w:lang w:val="es-ES"/>
        </w:rPr>
        <w:t>una correcta taxonomía en la fase inicial evita la degradación semántica, optimiza los costes de cómputo y garantiza que el modelo de lenguaje</w:t>
      </w:r>
      <w:r w:rsidRPr="008769B3">
        <w:rPr>
          <w:rFonts w:asciiTheme="minorHAnsi" w:hAnsiTheme="minorHAnsi" w:eastAsiaTheme="minorEastAsia" w:cstheme="minorBidi"/>
          <w:sz w:val="22"/>
          <w:szCs w:val="22"/>
          <w:lang w:val="es-ES"/>
        </w:rPr>
        <w:t xml:space="preserve"> reciba el contexto en el formato más apto para su razonamiento. </w:t>
      </w:r>
    </w:p>
    <w:p w:rsidRPr="008769B3" w:rsidR="0011641A" w:rsidP="0011641A" w:rsidRDefault="0011641A" w14:paraId="4E115C42" w14:textId="120AB32E">
      <w:pPr>
        <w:pStyle w:val="NormalWeb"/>
        <w:rPr>
          <w:rFonts w:asciiTheme="minorHAnsi" w:hAnsiTheme="minorHAnsi" w:eastAsiaTheme="minorEastAsia" w:cstheme="minorBidi"/>
          <w:sz w:val="22"/>
          <w:szCs w:val="22"/>
          <w:lang w:val="es-ES"/>
        </w:rPr>
      </w:pPr>
      <w:r w:rsidRPr="008769B3">
        <w:rPr>
          <w:rFonts w:asciiTheme="minorHAnsi" w:hAnsiTheme="minorHAnsi" w:eastAsiaTheme="minorEastAsia" w:cstheme="minorBidi"/>
          <w:sz w:val="22"/>
          <w:szCs w:val="22"/>
          <w:lang w:val="es-ES"/>
        </w:rPr>
        <w:t>En esta sección se definen las pautas estratégicas para la tipificación, separación y canalización de los flujos de datos de la compañía.</w:t>
      </w:r>
    </w:p>
    <w:p w:rsidRPr="008769B3" w:rsidR="0011641A" w:rsidP="0001040A" w:rsidRDefault="00DA11A4" w14:paraId="0B0D2F4A" w14:textId="6488F5F2">
      <w:pPr>
        <w:pStyle w:val="Heading3"/>
        <w:rPr>
          <w:lang w:val="es-ES"/>
        </w:rPr>
      </w:pPr>
      <w:bookmarkStart w:name="_Toc231226325" w:id="39"/>
      <w:r>
        <w:rPr>
          <w:lang w:val="es-ES"/>
        </w:rPr>
        <w:t>3</w:t>
      </w:r>
      <w:r w:rsidR="0001040A">
        <w:rPr>
          <w:lang w:val="es-ES"/>
        </w:rPr>
        <w:t>.</w:t>
      </w:r>
      <w:r w:rsidRPr="008769B3" w:rsidR="0011641A">
        <w:rPr>
          <w:lang w:val="es-ES"/>
        </w:rPr>
        <w:t>1. Definición de Tipologías de Datos de Entrada</w:t>
      </w:r>
      <w:bookmarkEnd w:id="39"/>
    </w:p>
    <w:p w:rsidRPr="008769B3" w:rsidR="0011641A" w:rsidP="0011641A" w:rsidRDefault="0011641A" w14:paraId="13DBDF29" w14:textId="1CD544B2">
      <w:pPr>
        <w:pStyle w:val="NormalWeb"/>
        <w:rPr>
          <w:rFonts w:asciiTheme="minorHAnsi" w:hAnsiTheme="minorHAnsi" w:eastAsiaTheme="minorEastAsia" w:cstheme="minorBidi"/>
          <w:sz w:val="22"/>
          <w:szCs w:val="22"/>
          <w:lang w:val="es-ES"/>
        </w:rPr>
      </w:pPr>
      <w:r w:rsidRPr="008769B3">
        <w:rPr>
          <w:rFonts w:asciiTheme="minorHAnsi" w:hAnsiTheme="minorHAnsi" w:eastAsiaTheme="minorEastAsia" w:cstheme="minorBidi"/>
          <w:sz w:val="22"/>
          <w:szCs w:val="22"/>
          <w:lang w:val="es-ES"/>
        </w:rPr>
        <w:t>La organización recibe e integra un flujo constante de información de origen heterogéneo que debe ser identificado automáticamente en el momento de la captura</w:t>
      </w:r>
      <w:r w:rsidR="008769B3">
        <w:rPr>
          <w:rFonts w:asciiTheme="minorHAnsi" w:hAnsiTheme="minorHAnsi" w:eastAsiaTheme="minorEastAsia" w:cstheme="minorBidi"/>
          <w:sz w:val="22"/>
          <w:szCs w:val="22"/>
          <w:lang w:val="es-ES"/>
        </w:rPr>
        <w:t xml:space="preserve"> dentro de las</w:t>
      </w:r>
      <w:r w:rsidRPr="008769B3">
        <w:rPr>
          <w:rFonts w:asciiTheme="minorHAnsi" w:hAnsiTheme="minorHAnsi" w:eastAsiaTheme="minorEastAsia" w:cstheme="minorBidi"/>
          <w:sz w:val="22"/>
          <w:szCs w:val="22"/>
          <w:lang w:val="es-ES"/>
        </w:rPr>
        <w:t xml:space="preserve"> siguientes categorías:</w:t>
      </w:r>
    </w:p>
    <w:p w:rsidRPr="008769B3" w:rsidR="0011641A" w:rsidRDefault="0011641A" w14:paraId="750CE0FD" w14:textId="1656D373">
      <w:pPr>
        <w:pStyle w:val="NormalWeb"/>
        <w:numPr>
          <w:ilvl w:val="0"/>
          <w:numId w:val="46"/>
        </w:numPr>
        <w:rPr>
          <w:rFonts w:asciiTheme="minorHAnsi" w:hAnsiTheme="minorHAnsi" w:eastAsiaTheme="minorEastAsia" w:cstheme="minorBidi"/>
          <w:sz w:val="22"/>
          <w:szCs w:val="22"/>
          <w:lang w:val="es-ES"/>
        </w:rPr>
      </w:pPr>
      <w:r w:rsidRPr="008769B3">
        <w:rPr>
          <w:rFonts w:asciiTheme="minorHAnsi" w:hAnsiTheme="minorHAnsi" w:eastAsiaTheme="minorEastAsia" w:cstheme="minorBidi"/>
          <w:b/>
          <w:bCs/>
          <w:sz w:val="22"/>
          <w:szCs w:val="22"/>
          <w:lang w:val="es-ES"/>
        </w:rPr>
        <w:t>Datos Operativos e Históricos de Negocio</w:t>
      </w:r>
      <w:r w:rsidRPr="008769B3">
        <w:rPr>
          <w:rFonts w:asciiTheme="minorHAnsi" w:hAnsiTheme="minorHAnsi" w:eastAsiaTheme="minorEastAsia" w:cstheme="minorBidi"/>
          <w:sz w:val="22"/>
          <w:szCs w:val="22"/>
          <w:lang w:val="es-ES"/>
        </w:rPr>
        <w:t xml:space="preserve">: Información </w:t>
      </w:r>
      <w:commentRangeStart w:id="40"/>
      <w:r w:rsidR="008769B3">
        <w:rPr>
          <w:rFonts w:asciiTheme="minorHAnsi" w:hAnsiTheme="minorHAnsi" w:eastAsiaTheme="minorEastAsia" w:cstheme="minorBidi"/>
          <w:sz w:val="22"/>
          <w:szCs w:val="22"/>
          <w:lang w:val="es-ES"/>
        </w:rPr>
        <w:t>tabular</w:t>
      </w:r>
      <w:r w:rsidRPr="008769B3">
        <w:rPr>
          <w:rFonts w:asciiTheme="minorHAnsi" w:hAnsiTheme="minorHAnsi" w:eastAsiaTheme="minorEastAsia" w:cstheme="minorBidi"/>
          <w:sz w:val="22"/>
          <w:szCs w:val="22"/>
          <w:lang w:val="es-ES"/>
        </w:rPr>
        <w:t xml:space="preserve"> proveniente </w:t>
      </w:r>
      <w:commentRangeEnd w:id="40"/>
      <w:r w:rsidRPr="008769B3" w:rsidR="00996559">
        <w:rPr>
          <w:rStyle w:val="CommentReference"/>
          <w:rFonts w:asciiTheme="minorHAnsi" w:hAnsiTheme="minorHAnsi" w:eastAsiaTheme="minorEastAsia" w:cstheme="minorBidi"/>
          <w:sz w:val="22"/>
          <w:szCs w:val="22"/>
          <w:lang w:val="es-ES"/>
        </w:rPr>
        <w:commentReference w:id="40"/>
      </w:r>
      <w:r w:rsidRPr="008769B3">
        <w:rPr>
          <w:rFonts w:asciiTheme="minorHAnsi" w:hAnsiTheme="minorHAnsi" w:eastAsiaTheme="minorEastAsia" w:cstheme="minorBidi"/>
          <w:sz w:val="22"/>
          <w:szCs w:val="22"/>
          <w:lang w:val="es-ES"/>
        </w:rPr>
        <w:t>de sistemas internos (ERPs, CRMs, bases de datos transaccionales, registros financieros).</w:t>
      </w:r>
    </w:p>
    <w:p w:rsidRPr="008769B3" w:rsidR="0011641A" w:rsidRDefault="0011641A" w14:paraId="0A20337D" w14:textId="77777777">
      <w:pPr>
        <w:pStyle w:val="NormalWeb"/>
        <w:numPr>
          <w:ilvl w:val="0"/>
          <w:numId w:val="46"/>
        </w:numPr>
        <w:rPr>
          <w:rFonts w:asciiTheme="minorHAnsi" w:hAnsiTheme="minorHAnsi" w:eastAsiaTheme="minorEastAsia" w:cstheme="minorBidi"/>
          <w:sz w:val="22"/>
          <w:szCs w:val="22"/>
          <w:lang w:val="es-ES"/>
        </w:rPr>
      </w:pPr>
      <w:r w:rsidRPr="008769B3">
        <w:rPr>
          <w:rFonts w:asciiTheme="minorHAnsi" w:hAnsiTheme="minorHAnsi" w:eastAsiaTheme="minorEastAsia" w:cstheme="minorBidi"/>
          <w:b/>
          <w:bCs/>
          <w:sz w:val="22"/>
          <w:szCs w:val="22"/>
          <w:lang w:val="es-ES"/>
        </w:rPr>
        <w:t>Documentación Corporativa Textual y Semiestructurada</w:t>
      </w:r>
      <w:r w:rsidRPr="008769B3">
        <w:rPr>
          <w:rFonts w:asciiTheme="minorHAnsi" w:hAnsiTheme="minorHAnsi" w:eastAsiaTheme="minorEastAsia" w:cstheme="minorBidi"/>
          <w:sz w:val="22"/>
          <w:szCs w:val="22"/>
          <w:lang w:val="es-ES"/>
        </w:rPr>
        <w:t>: Activos basados en lenguaje natural (manuales operativos, contratos, pliegos técnicos, auditorías, correos electrónicos, normativas internas) independientemente de su formato de arch</w:t>
      </w:r>
      <w:commentRangeStart w:id="41"/>
      <w:r w:rsidRPr="008769B3">
        <w:rPr>
          <w:rFonts w:asciiTheme="minorHAnsi" w:hAnsiTheme="minorHAnsi" w:eastAsiaTheme="minorEastAsia" w:cstheme="minorBidi"/>
          <w:sz w:val="22"/>
          <w:szCs w:val="22"/>
          <w:lang w:val="es-ES"/>
        </w:rPr>
        <w:t>ivo</w:t>
      </w:r>
      <w:commentRangeEnd w:id="41"/>
      <w:r w:rsidRPr="008769B3" w:rsidR="00996559">
        <w:rPr>
          <w:rStyle w:val="CommentReference"/>
          <w:rFonts w:asciiTheme="minorHAnsi" w:hAnsiTheme="minorHAnsi" w:eastAsiaTheme="minorEastAsia" w:cstheme="minorBidi"/>
          <w:sz w:val="22"/>
          <w:szCs w:val="22"/>
          <w:lang w:val="es-ES"/>
        </w:rPr>
        <w:commentReference w:id="41"/>
      </w:r>
      <w:r w:rsidRPr="008769B3">
        <w:rPr>
          <w:rFonts w:asciiTheme="minorHAnsi" w:hAnsiTheme="minorHAnsi" w:eastAsiaTheme="minorEastAsia" w:cstheme="minorBidi"/>
          <w:sz w:val="22"/>
          <w:szCs w:val="22"/>
          <w:lang w:val="es-ES"/>
        </w:rPr>
        <w:t xml:space="preserve"> (PDF, Word, TXT, HTML).</w:t>
      </w:r>
    </w:p>
    <w:p w:rsidR="0011641A" w:rsidRDefault="0011641A" w14:paraId="1063F357" w14:textId="77777777">
      <w:pPr>
        <w:pStyle w:val="NormalWeb"/>
        <w:numPr>
          <w:ilvl w:val="0"/>
          <w:numId w:val="46"/>
        </w:numPr>
        <w:rPr>
          <w:rFonts w:asciiTheme="minorHAnsi" w:hAnsiTheme="minorHAnsi" w:eastAsiaTheme="minorEastAsia" w:cstheme="minorBidi"/>
          <w:sz w:val="22"/>
          <w:szCs w:val="22"/>
          <w:lang w:val="es-ES"/>
        </w:rPr>
      </w:pPr>
      <w:r w:rsidRPr="008769B3">
        <w:rPr>
          <w:rFonts w:asciiTheme="minorHAnsi" w:hAnsiTheme="minorHAnsi" w:eastAsiaTheme="minorEastAsia" w:cstheme="minorBidi"/>
          <w:b/>
          <w:bCs/>
          <w:sz w:val="22"/>
          <w:szCs w:val="22"/>
          <w:lang w:val="es-ES"/>
        </w:rPr>
        <w:t>Activos Multimedia No Documentales</w:t>
      </w:r>
      <w:r w:rsidRPr="008769B3">
        <w:rPr>
          <w:rFonts w:asciiTheme="minorHAnsi" w:hAnsiTheme="minorHAnsi" w:eastAsiaTheme="minorEastAsia" w:cstheme="minorBidi"/>
          <w:sz w:val="22"/>
          <w:szCs w:val="22"/>
          <w:lang w:val="es-ES"/>
        </w:rPr>
        <w:t>: Registros de voz y vídeo extraídos de canales corporativos (grabaciones de reuniones, llamadas de soporte, juntas, archivos de formación) e imágenes independientes (fotografías, esquemas no integrados).</w:t>
      </w:r>
    </w:p>
    <w:p w:rsidRPr="005A6C03" w:rsidR="00284E37" w:rsidP="00284E37" w:rsidRDefault="00284E37" w14:paraId="2F708D8B" w14:textId="68418547">
      <w:pPr>
        <w:pStyle w:val="NormalWeb"/>
        <w:rPr>
          <w:rFonts w:asciiTheme="minorHAnsi" w:hAnsiTheme="minorHAnsi" w:eastAsiaTheme="minorEastAsia" w:cstheme="minorBidi"/>
          <w:color w:val="C00000"/>
          <w:sz w:val="22"/>
          <w:szCs w:val="22"/>
          <w:lang w:val="es-ES"/>
        </w:rPr>
      </w:pPr>
      <w:r w:rsidRPr="005A6C03">
        <w:rPr>
          <w:rFonts w:asciiTheme="minorHAnsi" w:hAnsiTheme="minorHAnsi" w:eastAsiaTheme="minorEastAsia" w:cstheme="minorBidi"/>
          <w:color w:val="C00000"/>
          <w:sz w:val="22"/>
          <w:szCs w:val="22"/>
          <w:lang w:val="es-ES"/>
        </w:rPr>
        <w:t>FALTA UNA VISION DE AREAS DE NEGOCIO ¿NO?</w:t>
      </w:r>
    </w:p>
    <w:p w:rsidRPr="008769B3" w:rsidR="0011641A" w:rsidP="0001040A" w:rsidRDefault="4C5A2B0E" w14:paraId="5F6F6EA4" w14:textId="7DC3A1B9">
      <w:pPr>
        <w:pStyle w:val="Heading3"/>
        <w:rPr>
          <w:lang w:val="es-ES"/>
        </w:rPr>
      </w:pPr>
      <w:bookmarkStart w:name="_Toc231226326" w:id="42"/>
      <w:r w:rsidRPr="5D977021">
        <w:rPr>
          <w:lang w:val="es-ES"/>
        </w:rPr>
        <w:t>3</w:t>
      </w:r>
      <w:r w:rsidRPr="5D977021" w:rsidR="70CB07E9">
        <w:rPr>
          <w:lang w:val="es-ES"/>
        </w:rPr>
        <w:t>.</w:t>
      </w:r>
      <w:r w:rsidRPr="5D977021" w:rsidR="792BC6E1">
        <w:rPr>
          <w:lang w:val="es-ES"/>
        </w:rPr>
        <w:t>2</w:t>
      </w:r>
      <w:r w:rsidRPr="5D977021" w:rsidR="70CB07E9">
        <w:rPr>
          <w:lang w:val="es-ES"/>
        </w:rPr>
        <w:t>. Identificación de Necesidades Específicas según la</w:t>
      </w:r>
      <w:commentRangeStart w:id="43"/>
      <w:r w:rsidRPr="5D977021" w:rsidR="70CB07E9">
        <w:rPr>
          <w:lang w:val="es-ES"/>
        </w:rPr>
        <w:t xml:space="preserve"> Tipología de Dato</w:t>
      </w:r>
      <w:bookmarkEnd w:id="42"/>
      <w:commentRangeEnd w:id="43"/>
      <w:r w:rsidRPr="008769B3" w:rsidR="00DA11A4">
        <w:rPr>
          <w:rStyle w:val="CommentReference"/>
          <w:sz w:val="22"/>
          <w:szCs w:val="22"/>
          <w:lang w:val="es-ES"/>
        </w:rPr>
        <w:commentReference w:id="43"/>
      </w:r>
    </w:p>
    <w:p w:rsidRPr="008769B3" w:rsidR="0011641A" w:rsidP="0011641A" w:rsidRDefault="0011641A" w14:paraId="50F46B0F" w14:textId="77777777">
      <w:pPr>
        <w:pStyle w:val="NormalWeb"/>
        <w:rPr>
          <w:rFonts w:asciiTheme="minorHAnsi" w:hAnsiTheme="minorHAnsi" w:eastAsiaTheme="minorEastAsia" w:cstheme="minorBidi"/>
          <w:sz w:val="22"/>
          <w:szCs w:val="22"/>
          <w:lang w:val="es-ES"/>
        </w:rPr>
      </w:pPr>
      <w:r w:rsidRPr="008769B3">
        <w:rPr>
          <w:rFonts w:asciiTheme="minorHAnsi" w:hAnsiTheme="minorHAnsi" w:eastAsiaTheme="minorEastAsia" w:cstheme="minorBidi"/>
          <w:sz w:val="22"/>
          <w:szCs w:val="22"/>
          <w:lang w:val="es-ES"/>
        </w:rPr>
        <w:t>Cada tipología de dato impone exigencias operativas y de gobierno diferenciadas que el sistema debe satisfacer de manera nativa:</w:t>
      </w:r>
    </w:p>
    <w:p w:rsidRPr="008769B3" w:rsidR="0011641A" w:rsidP="5D2A35CE" w:rsidRDefault="573367D8" w14:paraId="4BBC045A" w14:textId="79BF6AB7">
      <w:pPr>
        <w:pStyle w:val="NormalWeb"/>
        <w:numPr>
          <w:ilvl w:val="0"/>
          <w:numId w:val="47"/>
        </w:numPr>
        <w:rPr>
          <w:rFonts w:asciiTheme="minorHAnsi" w:hAnsiTheme="minorHAnsi" w:eastAsiaTheme="minorEastAsia" w:cstheme="minorBidi"/>
          <w:sz w:val="22"/>
          <w:szCs w:val="22"/>
          <w:lang w:val="es-ES"/>
        </w:rPr>
      </w:pPr>
      <w:r w:rsidRPr="5D2A35CE">
        <w:rPr>
          <w:rFonts w:asciiTheme="minorHAnsi" w:hAnsiTheme="minorHAnsi" w:eastAsiaTheme="minorEastAsia" w:cstheme="minorBidi"/>
          <w:b/>
          <w:bCs/>
          <w:sz w:val="22"/>
          <w:szCs w:val="22"/>
          <w:lang w:val="es-ES"/>
        </w:rPr>
        <w:t>Necesidades para Datos Tabulares:</w:t>
      </w:r>
      <w:r w:rsidRPr="5D2A35CE">
        <w:rPr>
          <w:rFonts w:asciiTheme="minorHAnsi" w:hAnsiTheme="minorHAnsi" w:eastAsiaTheme="minorEastAsia" w:cstheme="minorBidi"/>
          <w:sz w:val="22"/>
          <w:szCs w:val="22"/>
          <w:lang w:val="es-ES"/>
        </w:rPr>
        <w:t xml:space="preserve"> Exigen una precisión absoluta, consistencia transaccional y esquemas rígidos de validación. </w:t>
      </w:r>
      <w:r w:rsidRPr="5D2A35CE" w:rsidR="557B9F70">
        <w:rPr>
          <w:rFonts w:asciiTheme="minorHAnsi" w:hAnsiTheme="minorHAnsi" w:eastAsiaTheme="minorEastAsia" w:cstheme="minorBidi"/>
          <w:sz w:val="22"/>
          <w:szCs w:val="22"/>
          <w:lang w:val="es-ES"/>
          <w:rPrChange w:author="Ivor Padilla" w:date="2026-05-31T16:31:00Z" w16du:dateUtc="2026-05-31T16:31:20Z" w:id="44">
            <w:rPr>
              <w:b/>
              <w:bCs/>
              <w:lang w:val="es-ES"/>
            </w:rPr>
          </w:rPrChange>
        </w:rPr>
        <w:t>Cuando deban ser usados como contexto por el modelo, deberán representarse en formato JSON estructurado</w:t>
      </w:r>
      <w:r w:rsidRPr="5D2A35CE" w:rsidR="557B9F70">
        <w:rPr>
          <w:rFonts w:asciiTheme="minorHAnsi" w:hAnsiTheme="minorHAnsi" w:eastAsiaTheme="minorEastAsia" w:cstheme="minorBidi"/>
          <w:sz w:val="22"/>
          <w:szCs w:val="22"/>
          <w:lang w:val="es-ES"/>
        </w:rPr>
        <w:t xml:space="preserve"> (aunque </w:t>
      </w:r>
      <w:r w:rsidRPr="5D2A35CE" w:rsidR="4E0F1E53">
        <w:rPr>
          <w:rFonts w:asciiTheme="minorHAnsi" w:hAnsiTheme="minorHAnsi" w:eastAsiaTheme="minorEastAsia" w:cstheme="minorBidi"/>
          <w:sz w:val="22"/>
          <w:szCs w:val="22"/>
          <w:lang w:val="es-ES"/>
        </w:rPr>
        <w:t>M</w:t>
      </w:r>
      <w:r w:rsidRPr="5D2A35CE" w:rsidR="557B9F70">
        <w:rPr>
          <w:rFonts w:asciiTheme="minorHAnsi" w:hAnsiTheme="minorHAnsi" w:eastAsiaTheme="minorEastAsia" w:cstheme="minorBidi"/>
          <w:sz w:val="22"/>
          <w:szCs w:val="22"/>
          <w:lang w:val="es-ES"/>
        </w:rPr>
        <w:t xml:space="preserve">arkdown es </w:t>
      </w:r>
      <w:r w:rsidRPr="5D2A35CE" w:rsidR="7FD669A5">
        <w:rPr>
          <w:rFonts w:asciiTheme="minorHAnsi" w:hAnsiTheme="minorHAnsi" w:eastAsiaTheme="minorEastAsia" w:cstheme="minorBidi"/>
          <w:sz w:val="22"/>
          <w:szCs w:val="22"/>
          <w:lang w:val="es-ES"/>
        </w:rPr>
        <w:t xml:space="preserve">también </w:t>
      </w:r>
      <w:r w:rsidRPr="5D2A35CE" w:rsidR="557B9F70">
        <w:rPr>
          <w:rFonts w:asciiTheme="minorHAnsi" w:hAnsiTheme="minorHAnsi" w:eastAsiaTheme="minorEastAsia" w:cstheme="minorBidi"/>
          <w:sz w:val="22"/>
          <w:szCs w:val="22"/>
          <w:lang w:val="es-ES"/>
        </w:rPr>
        <w:t>una excelen</w:t>
      </w:r>
      <w:r w:rsidRPr="5D2A35CE" w:rsidR="2266E0BA">
        <w:rPr>
          <w:rFonts w:asciiTheme="minorHAnsi" w:hAnsiTheme="minorHAnsi" w:eastAsiaTheme="minorEastAsia" w:cstheme="minorBidi"/>
          <w:sz w:val="22"/>
          <w:szCs w:val="22"/>
          <w:lang w:val="es-ES"/>
        </w:rPr>
        <w:t>te opción)</w:t>
      </w:r>
      <w:r w:rsidRPr="5D2A35CE" w:rsidR="557B9F70">
        <w:rPr>
          <w:rFonts w:asciiTheme="minorHAnsi" w:hAnsiTheme="minorHAnsi" w:eastAsiaTheme="minorEastAsia" w:cstheme="minorBidi"/>
          <w:sz w:val="22"/>
          <w:szCs w:val="22"/>
          <w:lang w:val="es-ES"/>
          <w:rPrChange w:author="Ivor Padilla" w:date="2026-05-31T16:31:00Z" w16du:dateUtc="2026-05-31T16:31:20Z" w:id="45">
            <w:rPr>
              <w:b/>
              <w:bCs/>
              <w:lang w:val="es-ES"/>
            </w:rPr>
          </w:rPrChange>
        </w:rPr>
        <w:t>, preservando celdas, cabeceras y estructura semántica de columnas.</w:t>
      </w:r>
      <w:r w:rsidRPr="5D2A35CE" w:rsidR="0655997D">
        <w:rPr>
          <w:rFonts w:asciiTheme="minorHAnsi" w:hAnsiTheme="minorHAnsi" w:eastAsiaTheme="minorEastAsia" w:cstheme="minorBidi"/>
          <w:sz w:val="22"/>
          <w:szCs w:val="22"/>
          <w:lang w:val="es-ES"/>
        </w:rPr>
        <w:t xml:space="preserve"> </w:t>
      </w:r>
      <w:r w:rsidRPr="5D2A35CE">
        <w:rPr>
          <w:rFonts w:asciiTheme="minorHAnsi" w:hAnsiTheme="minorHAnsi" w:eastAsiaTheme="minorEastAsia" w:cstheme="minorBidi"/>
          <w:sz w:val="22"/>
          <w:szCs w:val="22"/>
          <w:lang w:val="es-ES"/>
        </w:rPr>
        <w:t xml:space="preserve">El modelo de IA no debe interpretar estos datos de manera libre ni sintetizarlos textualmente de forma directa, </w:t>
      </w:r>
      <w:r w:rsidRPr="5D2A35CE" w:rsidR="4F4321D1">
        <w:rPr>
          <w:rFonts w:asciiTheme="minorHAnsi" w:hAnsiTheme="minorHAnsi" w:eastAsiaTheme="minorEastAsia" w:cstheme="minorBidi"/>
          <w:sz w:val="22"/>
          <w:szCs w:val="22"/>
          <w:lang w:val="es-ES"/>
        </w:rPr>
        <w:t>sin usar mecanismos de validación a posteriori.</w:t>
      </w:r>
    </w:p>
    <w:p w:rsidR="573367D8" w:rsidP="5D2A35CE" w:rsidRDefault="573367D8" w14:paraId="7DBA0EBE" w14:textId="2A3DF809">
      <w:pPr>
        <w:pStyle w:val="NormalWeb"/>
        <w:numPr>
          <w:ilvl w:val="0"/>
          <w:numId w:val="47"/>
        </w:numPr>
        <w:rPr>
          <w:lang w:val="es-ES"/>
        </w:rPr>
      </w:pPr>
      <w:r w:rsidRPr="5D2A35CE">
        <w:rPr>
          <w:rFonts w:asciiTheme="minorHAnsi" w:hAnsiTheme="minorHAnsi" w:eastAsiaTheme="minorEastAsia" w:cstheme="minorBidi"/>
          <w:b/>
          <w:bCs/>
          <w:sz w:val="22"/>
          <w:szCs w:val="22"/>
          <w:lang w:val="es-ES"/>
        </w:rPr>
        <w:t>Necesidades para Datos No Estructurados (Documentales):</w:t>
      </w:r>
      <w:r w:rsidRPr="5D2A35CE">
        <w:rPr>
          <w:rFonts w:asciiTheme="minorHAnsi" w:hAnsiTheme="minorHAnsi" w:eastAsiaTheme="minorEastAsia" w:cstheme="minorBidi"/>
          <w:sz w:val="22"/>
          <w:szCs w:val="22"/>
          <w:lang w:val="es-ES"/>
        </w:rPr>
        <w:t xml:space="preserve"> Requieren </w:t>
      </w:r>
      <w:r w:rsidRPr="5D2A35CE" w:rsidR="4F4321D1">
        <w:rPr>
          <w:rFonts w:asciiTheme="minorHAnsi" w:hAnsiTheme="minorHAnsi" w:eastAsiaTheme="minorEastAsia" w:cstheme="minorBidi"/>
          <w:sz w:val="22"/>
          <w:szCs w:val="22"/>
          <w:lang w:val="es-ES"/>
        </w:rPr>
        <w:t xml:space="preserve">análisis previo con el objetivo de definir </w:t>
      </w:r>
      <w:r w:rsidRPr="5D2A35CE" w:rsidR="6757B5A6">
        <w:rPr>
          <w:rFonts w:asciiTheme="minorHAnsi" w:hAnsiTheme="minorHAnsi" w:eastAsiaTheme="minorEastAsia" w:cstheme="minorBidi"/>
          <w:sz w:val="22"/>
          <w:szCs w:val="22"/>
          <w:lang w:val="es-ES"/>
        </w:rPr>
        <w:t>las estrategias</w:t>
      </w:r>
      <w:r w:rsidRPr="5D2A35CE" w:rsidR="4F4321D1">
        <w:rPr>
          <w:rFonts w:asciiTheme="minorHAnsi" w:hAnsiTheme="minorHAnsi" w:eastAsiaTheme="minorEastAsia" w:cstheme="minorBidi"/>
          <w:sz w:val="22"/>
          <w:szCs w:val="22"/>
          <w:lang w:val="es-ES"/>
        </w:rPr>
        <w:t xml:space="preserve"> </w:t>
      </w:r>
      <w:r w:rsidRPr="5D2A35CE" w:rsidR="6757B5A6">
        <w:rPr>
          <w:rFonts w:asciiTheme="minorHAnsi" w:hAnsiTheme="minorHAnsi" w:eastAsiaTheme="minorEastAsia" w:cstheme="minorBidi"/>
          <w:sz w:val="22"/>
          <w:szCs w:val="22"/>
          <w:lang w:val="es-ES"/>
        </w:rPr>
        <w:t>de implementación y mantenimiento de la BBDD óptimas</w:t>
      </w:r>
      <w:ins w:author="Ivor Padilla" w:date="2026-05-31T16:36:00Z" w16du:dateUtc="2026-05-31T16:36:17Z" w:id="46">
        <w:r w:rsidRPr="5D2A35CE" w:rsidR="73044AB8">
          <w:rPr>
            <w:rFonts w:asciiTheme="minorHAnsi" w:hAnsiTheme="minorHAnsi" w:eastAsiaTheme="minorEastAsia" w:cstheme="minorBidi"/>
            <w:sz w:val="22"/>
            <w:szCs w:val="22"/>
            <w:lang w:val="es-ES"/>
          </w:rPr>
          <w:t>.</w:t>
        </w:r>
      </w:ins>
      <w:r w:rsidRPr="5D2A35CE" w:rsidR="79A6CC3B">
        <w:rPr>
          <w:rFonts w:asciiTheme="minorHAnsi" w:hAnsiTheme="minorHAnsi" w:eastAsiaTheme="minorEastAsia" w:cstheme="minorBidi"/>
          <w:sz w:val="22"/>
          <w:szCs w:val="22"/>
          <w:lang w:val="es-ES"/>
        </w:rPr>
        <w:t xml:space="preserve">. Se deberá determinar si en el análisis se </w:t>
      </w:r>
      <w:commentRangeStart w:id="47"/>
      <w:r w:rsidRPr="5D2A35CE" w:rsidR="79A6CC3B">
        <w:rPr>
          <w:rFonts w:asciiTheme="minorHAnsi" w:hAnsiTheme="minorHAnsi" w:eastAsiaTheme="minorEastAsia" w:cstheme="minorBidi"/>
          <w:sz w:val="22"/>
          <w:szCs w:val="22"/>
          <w:lang w:val="es-ES"/>
        </w:rPr>
        <w:t xml:space="preserve">debe incluir </w:t>
      </w:r>
      <w:commentRangeEnd w:id="47"/>
      <w:r w:rsidRPr="5D2A35CE" w:rsidR="00F243E1">
        <w:rPr>
          <w:rStyle w:val="CommentReference"/>
          <w:rFonts w:asciiTheme="minorHAnsi" w:hAnsiTheme="minorHAnsi" w:eastAsiaTheme="minorEastAsia" w:cstheme="minorBidi"/>
          <w:sz w:val="22"/>
          <w:szCs w:val="22"/>
          <w:lang w:val="es-ES"/>
        </w:rPr>
        <w:commentReference w:id="47"/>
      </w:r>
      <w:r w:rsidRPr="5D2A35CE" w:rsidR="79A6CC3B">
        <w:rPr>
          <w:rFonts w:asciiTheme="minorHAnsi" w:hAnsiTheme="minorHAnsi" w:eastAsiaTheme="minorEastAsia" w:cstheme="minorBidi"/>
          <w:sz w:val="22"/>
          <w:szCs w:val="22"/>
          <w:lang w:val="es-ES"/>
        </w:rPr>
        <w:t>la normalización del texto y la eliminación de artefactos de formato, metadatos irrelevantes y secciones repetidas que puedan degradar la recuperación.</w:t>
      </w:r>
      <w:r w:rsidRPr="5D2A35CE" w:rsidR="3A87DA7B">
        <w:rPr>
          <w:rFonts w:asciiTheme="minorHAnsi" w:hAnsiTheme="minorHAnsi" w:eastAsiaTheme="minorEastAsia" w:cstheme="minorBidi"/>
          <w:sz w:val="22"/>
          <w:szCs w:val="22"/>
          <w:lang w:val="es-ES"/>
        </w:rPr>
        <w:t xml:space="preserve"> </w:t>
      </w:r>
      <w:r w:rsidRPr="5D2A35CE" w:rsidR="3A87DA7B">
        <w:rPr>
          <w:rFonts w:asciiTheme="minorHAnsi" w:hAnsiTheme="minorHAnsi" w:eastAsiaTheme="minorEastAsia" w:cstheme="minorBidi"/>
          <w:sz w:val="22"/>
          <w:szCs w:val="22"/>
          <w:lang w:val="es-ES"/>
          <w:rPrChange w:author="Ivor Padilla" w:date="2026-05-31T16:37:00Z" w16du:dateUtc="2026-05-31T16:37:52Z" w:id="48">
            <w:rPr>
              <w:lang w:val="es-ES"/>
            </w:rPr>
          </w:rPrChange>
        </w:rPr>
        <w:t>Estas estrategias deberán contemplar la tipología de BBDD, la estrategia de chunking, el metadatado a extraer</w:t>
      </w:r>
      <w:r w:rsidRPr="5D2A35CE" w:rsidR="4A87EBC2">
        <w:rPr>
          <w:rFonts w:asciiTheme="minorHAnsi" w:hAnsiTheme="minorHAnsi" w:eastAsiaTheme="minorEastAsia" w:cstheme="minorBidi"/>
          <w:sz w:val="22"/>
          <w:szCs w:val="22"/>
          <w:lang w:val="es-ES"/>
        </w:rPr>
        <w:t xml:space="preserve"> (</w:t>
      </w:r>
      <w:r w:rsidRPr="5D2A35CE" w:rsidR="3A87DA7B">
        <w:rPr>
          <w:rFonts w:asciiTheme="minorHAnsi" w:hAnsiTheme="minorHAnsi" w:eastAsiaTheme="minorEastAsia" w:cstheme="minorBidi"/>
          <w:sz w:val="22"/>
          <w:szCs w:val="22"/>
          <w:lang w:val="es-ES"/>
          <w:rPrChange w:author="Ivor Padilla" w:date="2026-05-31T16:37:00Z" w16du:dateUtc="2026-05-31T16:37:52Z" w:id="49">
            <w:rPr>
              <w:b/>
              <w:bCs/>
              <w:lang w:val="es-ES"/>
            </w:rPr>
          </w:rPrChange>
        </w:rPr>
        <w:t>incluyendo la referencia a la fuente original, página y coordenadas cuando el formato lo permita</w:t>
      </w:r>
      <w:r w:rsidRPr="5D2A35CE" w:rsidR="11562F7C">
        <w:rPr>
          <w:rFonts w:asciiTheme="minorHAnsi" w:hAnsiTheme="minorHAnsi" w:eastAsiaTheme="minorEastAsia" w:cstheme="minorBidi"/>
          <w:sz w:val="22"/>
          <w:szCs w:val="22"/>
          <w:lang w:val="es-ES"/>
        </w:rPr>
        <w:t>)</w:t>
      </w:r>
      <w:r w:rsidRPr="5D2A35CE" w:rsidR="3A87DA7B">
        <w:rPr>
          <w:rFonts w:asciiTheme="minorHAnsi" w:hAnsiTheme="minorHAnsi" w:eastAsiaTheme="minorEastAsia" w:cstheme="minorBidi"/>
          <w:sz w:val="22"/>
          <w:szCs w:val="22"/>
          <w:lang w:val="es-ES"/>
          <w:rPrChange w:author="Ivor Padilla" w:date="2026-05-31T16:37:00Z" w16du:dateUtc="2026-05-31T16:37:52Z" w:id="50">
            <w:rPr>
              <w:b/>
              <w:bCs/>
              <w:lang w:val="es-ES"/>
            </w:rPr>
          </w:rPrChange>
        </w:rPr>
        <w:t xml:space="preserve">, </w:t>
      </w:r>
      <w:r w:rsidRPr="5D2A35CE" w:rsidR="3A87DA7B">
        <w:rPr>
          <w:rFonts w:asciiTheme="minorHAnsi" w:hAnsiTheme="minorHAnsi" w:eastAsiaTheme="minorEastAsia" w:cstheme="minorBidi"/>
          <w:sz w:val="22"/>
          <w:szCs w:val="22"/>
          <w:lang w:val="es-ES"/>
          <w:rPrChange w:author="Ivor Padilla" w:date="2026-05-31T16:37:00Z" w16du:dateUtc="2026-05-31T16:37:52Z" w:id="51">
            <w:rPr>
              <w:lang w:val="es-ES"/>
            </w:rPr>
          </w:rPrChange>
        </w:rPr>
        <w:t>la necesidad de detectar duplicados o contradicciones</w:t>
      </w:r>
      <w:r w:rsidRPr="5D2A35CE" w:rsidR="60EDF2D6">
        <w:rPr>
          <w:rFonts w:asciiTheme="minorHAnsi" w:hAnsiTheme="minorHAnsi" w:eastAsiaTheme="minorEastAsia" w:cstheme="minorBidi"/>
          <w:sz w:val="22"/>
          <w:szCs w:val="22"/>
          <w:lang w:val="es-ES"/>
        </w:rPr>
        <w:t xml:space="preserve"> (</w:t>
      </w:r>
      <w:r w:rsidRPr="5D2A35CE" w:rsidR="3A87DA7B">
        <w:rPr>
          <w:rFonts w:asciiTheme="minorHAnsi" w:hAnsiTheme="minorHAnsi" w:eastAsiaTheme="minorEastAsia" w:cstheme="minorBidi"/>
          <w:sz w:val="22"/>
          <w:szCs w:val="22"/>
          <w:lang w:val="es-ES"/>
          <w:rPrChange w:author="Ivor Padilla" w:date="2026-05-31T16:37:00Z" w16du:dateUtc="2026-05-31T16:37:52Z" w:id="52">
            <w:rPr>
              <w:b/>
              <w:bCs/>
              <w:lang w:val="es-ES"/>
            </w:rPr>
          </w:rPrChange>
        </w:rPr>
        <w:t>agrupando versiones casi duplicadas, identificando diferencias significativas y registrando criterios de confianza o autoridad de la fuente</w:t>
      </w:r>
      <w:r w:rsidRPr="5D2A35CE" w:rsidR="2A0AB78D">
        <w:rPr>
          <w:rFonts w:asciiTheme="minorHAnsi" w:hAnsiTheme="minorHAnsi" w:eastAsiaTheme="minorEastAsia" w:cstheme="minorBidi"/>
          <w:sz w:val="22"/>
          <w:szCs w:val="22"/>
          <w:lang w:val="es-ES"/>
        </w:rPr>
        <w:t xml:space="preserve">) </w:t>
      </w:r>
      <w:r w:rsidRPr="5D2A35CE" w:rsidR="3A87DA7B">
        <w:rPr>
          <w:rFonts w:asciiTheme="minorHAnsi" w:hAnsiTheme="minorHAnsi" w:eastAsiaTheme="minorEastAsia" w:cstheme="minorBidi"/>
          <w:sz w:val="22"/>
          <w:szCs w:val="22"/>
          <w:lang w:val="es-ES"/>
          <w:rPrChange w:author="Ivor Padilla" w:date="2026-05-31T16:37:00Z" w16du:dateUtc="2026-05-31T16:37:52Z" w:id="53">
            <w:rPr>
              <w:lang w:val="es-ES"/>
            </w:rPr>
          </w:rPrChange>
        </w:rPr>
        <w:t>y la actualización de registros.</w:t>
      </w:r>
    </w:p>
    <w:p w:rsidRPr="008769B3" w:rsidR="0011641A" w:rsidP="676C1B0C" w:rsidRDefault="0011641A" w14:paraId="1E37B960" w14:textId="77777777">
      <w:pPr>
        <w:pStyle w:val="NormalWeb"/>
        <w:numPr>
          <w:ilvl w:val="0"/>
          <w:numId w:val="47"/>
        </w:numPr>
        <w:rPr>
          <w:rFonts w:ascii="Cambria" w:hAnsi="Cambria" w:eastAsia="ＭＳ 明朝" w:cs="Arial" w:asciiTheme="minorAscii" w:hAnsiTheme="minorAscii" w:eastAsiaTheme="minorEastAsia" w:cstheme="minorBidi"/>
          <w:sz w:val="22"/>
          <w:szCs w:val="22"/>
          <w:lang w:val="es-ES"/>
        </w:rPr>
      </w:pPr>
      <w:r w:rsidRPr="676C1B0C" w:rsidR="147BACC8">
        <w:rPr>
          <w:rFonts w:ascii="Cambria" w:hAnsi="Cambria" w:eastAsia="ＭＳ 明朝" w:cs="Arial" w:asciiTheme="minorAscii" w:hAnsiTheme="minorAscii" w:eastAsiaTheme="minorEastAsia" w:cstheme="minorBidi"/>
          <w:b w:val="1"/>
          <w:bCs w:val="1"/>
          <w:sz w:val="22"/>
          <w:szCs w:val="22"/>
          <w:lang w:val="es-ES"/>
        </w:rPr>
        <w:t>Necesidades para Datos Semiestructurados (JSON/Logs)</w:t>
      </w:r>
      <w:r w:rsidRPr="676C1B0C" w:rsidR="147BACC8">
        <w:rPr>
          <w:rFonts w:ascii="Cambria" w:hAnsi="Cambria" w:eastAsia="ＭＳ 明朝" w:cs="Arial" w:asciiTheme="minorAscii" w:hAnsiTheme="minorAscii" w:eastAsiaTheme="minorEastAsia" w:cstheme="minorBidi"/>
          <w:sz w:val="22"/>
          <w:szCs w:val="22"/>
          <w:lang w:val="es-ES"/>
        </w:rPr>
        <w:t>: Exigen normalización y mapeo dinámico de etiquetas. Es fundamental mantener la relación clave-valor para que el sistema entienda el contexto de los metadatos asociados.</w:t>
      </w:r>
    </w:p>
    <w:p w:rsidR="7C09D420" w:rsidP="676C1B0C" w:rsidRDefault="7C09D420" w14:paraId="43D853DB" w14:textId="319D6847">
      <w:pPr>
        <w:pStyle w:val="NormalWeb"/>
        <w:numPr>
          <w:ilvl w:val="0"/>
          <w:numId w:val="47"/>
        </w:numPr>
        <w:rPr>
          <w:noProof w:val="0"/>
          <w:color w:val="00B050"/>
          <w:lang w:val="es-ES"/>
        </w:rPr>
      </w:pPr>
      <w:r w:rsidRPr="676C1B0C" w:rsidR="7C09D420">
        <w:rPr>
          <w:b w:val="1"/>
          <w:bCs w:val="1"/>
          <w:noProof w:val="0"/>
          <w:color w:val="00B050"/>
          <w:lang w:val="es-ES"/>
        </w:rPr>
        <w:t>Necesidades para Activos Multimedia:</w:t>
      </w:r>
      <w:r w:rsidRPr="676C1B0C" w:rsidR="7C09D420">
        <w:rPr>
          <w:noProof w:val="0"/>
          <w:color w:val="00B050"/>
          <w:lang w:val="es-ES"/>
        </w:rPr>
        <w:t xml:space="preserve"> Exigen tratar la confianza de la transcripción y del </w:t>
      </w:r>
      <w:r w:rsidRPr="676C1B0C" w:rsidR="7C09D420">
        <w:rPr>
          <w:i w:val="1"/>
          <w:iCs w:val="1"/>
          <w:noProof w:val="0"/>
          <w:color w:val="00B050"/>
          <w:lang w:val="es-ES"/>
        </w:rPr>
        <w:t>caption</w:t>
      </w:r>
      <w:r w:rsidRPr="676C1B0C" w:rsidR="7C09D420">
        <w:rPr>
          <w:noProof w:val="0"/>
          <w:color w:val="00B050"/>
          <w:lang w:val="es-ES"/>
        </w:rPr>
        <w:t xml:space="preserve"> —equivalente multimedia de la confianza del OCR— como señal de calidad de primer orden, de modo que ningún activo se indexe si la extracción de su contenido no supera un umbral de fiabilidad. Asimismo, el sistema deberá registrar la procedencia con marca temporal, identificar las señales de sensibilidad del medio (voz, rostros, biometría) y planificar el almacenamiento de objetos pesados, cuya estructura de coste difiere del coste por token del resto del corpus. La deduplicación deberá apoyarse en huella perceptual de imagen o </w:t>
      </w:r>
      <w:r w:rsidRPr="676C1B0C" w:rsidR="7C09D420">
        <w:rPr>
          <w:i w:val="1"/>
          <w:iCs w:val="1"/>
          <w:noProof w:val="0"/>
          <w:color w:val="00B050"/>
          <w:lang w:val="es-ES"/>
        </w:rPr>
        <w:t>fingerprint</w:t>
      </w:r>
      <w:r w:rsidRPr="676C1B0C" w:rsidR="7C09D420">
        <w:rPr>
          <w:noProof w:val="0"/>
          <w:color w:val="00B050"/>
          <w:lang w:val="es-ES"/>
        </w:rPr>
        <w:t xml:space="preserve"> de audio, ya que el hash exacto deja de detectar el mismo activo en cuanto se recodifica a otro </w:t>
      </w:r>
      <w:r w:rsidRPr="676C1B0C" w:rsidR="7C09D420">
        <w:rPr>
          <w:i w:val="1"/>
          <w:iCs w:val="1"/>
          <w:noProof w:val="0"/>
          <w:color w:val="00B050"/>
          <w:lang w:val="es-ES"/>
        </w:rPr>
        <w:t>bitrate</w:t>
      </w:r>
      <w:r w:rsidRPr="676C1B0C" w:rsidR="7C09D420">
        <w:rPr>
          <w:noProof w:val="0"/>
          <w:color w:val="00B050"/>
          <w:lang w:val="es-ES"/>
        </w:rPr>
        <w:t>, contenedor o resolución.</w:t>
      </w:r>
    </w:p>
    <w:p w:rsidRPr="00742360" w:rsidR="00742360" w:rsidP="0001040A" w:rsidRDefault="00DA11A4" w14:paraId="3926040B" w14:textId="4C677369">
      <w:pPr>
        <w:pStyle w:val="Heading3"/>
        <w:rPr>
          <w:lang w:val="es-ES"/>
        </w:rPr>
      </w:pPr>
      <w:bookmarkStart w:name="_Toc231226327" w:id="54"/>
      <w:r>
        <w:rPr>
          <w:lang w:val="es-ES"/>
        </w:rPr>
        <w:t>3</w:t>
      </w:r>
      <w:r w:rsidRPr="00742360" w:rsidR="00742360">
        <w:rPr>
          <w:lang w:val="es-ES"/>
        </w:rPr>
        <w:t>.3. Estrategia de Consumo de Datos</w:t>
      </w:r>
      <w:bookmarkEnd w:id="54"/>
      <w:r w:rsidRPr="00742360" w:rsidR="00742360">
        <w:rPr>
          <w:lang w:val="es-ES"/>
        </w:rPr>
        <w:t xml:space="preserve"> </w:t>
      </w:r>
    </w:p>
    <w:p w:rsidRPr="00742360" w:rsidR="00742360" w:rsidP="5D2A35CE" w:rsidRDefault="02D25171" w14:paraId="0275E1C8" w14:textId="77777777">
      <w:pPr>
        <w:pStyle w:val="NormalWeb"/>
        <w:rPr>
          <w:rFonts w:asciiTheme="minorHAnsi" w:hAnsiTheme="minorHAnsi" w:eastAsiaTheme="minorEastAsia" w:cstheme="minorBidi"/>
          <w:sz w:val="22"/>
          <w:szCs w:val="22"/>
          <w:lang w:val="es-ES"/>
        </w:rPr>
      </w:pPr>
      <w:r w:rsidRPr="5D2A35CE">
        <w:rPr>
          <w:rFonts w:asciiTheme="minorHAnsi" w:hAnsiTheme="minorHAnsi" w:eastAsiaTheme="minorEastAsia" w:cstheme="minorBidi"/>
          <w:sz w:val="22"/>
          <w:szCs w:val="22"/>
          <w:lang w:val="es-ES"/>
        </w:rPr>
        <w:t xml:space="preserve">Para asegurar una extracción de información eficiente, </w:t>
      </w:r>
      <w:commentRangeStart w:id="55"/>
      <w:r w:rsidRPr="5D2A35CE">
        <w:rPr>
          <w:rFonts w:asciiTheme="minorHAnsi" w:hAnsiTheme="minorHAnsi" w:eastAsiaTheme="minorEastAsia" w:cstheme="minorBidi"/>
          <w:sz w:val="22"/>
          <w:szCs w:val="22"/>
          <w:lang w:val="es-ES"/>
        </w:rPr>
        <w:t xml:space="preserve">la organización </w:t>
      </w:r>
      <w:commentRangeEnd w:id="55"/>
      <w:r w:rsidRPr="5D2A35CE" w:rsidR="00742360">
        <w:rPr>
          <w:rStyle w:val="CommentReference"/>
          <w:rFonts w:asciiTheme="minorHAnsi" w:hAnsiTheme="minorHAnsi" w:eastAsiaTheme="minorEastAsia" w:cstheme="minorBidi"/>
          <w:sz w:val="22"/>
          <w:szCs w:val="22"/>
          <w:lang w:val="es-ES"/>
        </w:rPr>
        <w:commentReference w:id="55"/>
      </w:r>
      <w:r w:rsidRPr="5D2A35CE">
        <w:rPr>
          <w:rFonts w:asciiTheme="minorHAnsi" w:hAnsiTheme="minorHAnsi" w:eastAsiaTheme="minorEastAsia" w:cstheme="minorBidi"/>
          <w:sz w:val="22"/>
          <w:szCs w:val="22"/>
          <w:lang w:val="es-ES"/>
        </w:rPr>
        <w:t>no puede depender de integraciones a medida (ad-hoc) para cada repositorio o formato. Se establece una estrategia unificada de consumo en la que el acceso al conocimiento se tipifica según su naturaleza estructural y se centraliza técnicamente mediante el uso de Model Context Protocol (MCP) como estándar corporativo para la obtención de contexto por parte de los modelos de lenguaje.</w:t>
      </w:r>
    </w:p>
    <w:p w:rsidRPr="00742360" w:rsidR="00742360" w:rsidP="0001040A" w:rsidRDefault="00DA11A4" w14:paraId="7F636994" w14:textId="5D7C9996">
      <w:pPr>
        <w:pStyle w:val="Heading4"/>
        <w:rPr>
          <w:lang w:val="es-ES"/>
        </w:rPr>
      </w:pPr>
      <w:r>
        <w:rPr>
          <w:lang w:val="es-ES"/>
        </w:rPr>
        <w:t>3</w:t>
      </w:r>
      <w:r w:rsidRPr="00742360" w:rsidR="00742360">
        <w:rPr>
          <w:lang w:val="es-ES"/>
        </w:rPr>
        <w:t>.</w:t>
      </w:r>
      <w:r w:rsidR="00FE03AB">
        <w:rPr>
          <w:lang w:val="es-ES"/>
        </w:rPr>
        <w:t>3</w:t>
      </w:r>
      <w:r w:rsidRPr="00742360" w:rsidR="00742360">
        <w:rPr>
          <w:lang w:val="es-ES"/>
        </w:rPr>
        <w:t>.1. Canales de Consumo según la Tipología de Datos</w:t>
      </w:r>
    </w:p>
    <w:p w:rsidRPr="00742360" w:rsidR="00742360" w:rsidP="00742360" w:rsidRDefault="00742360" w14:paraId="23D64E40" w14:textId="77777777">
      <w:pPr>
        <w:pStyle w:val="NormalWeb"/>
        <w:rPr>
          <w:rFonts w:asciiTheme="minorHAnsi" w:hAnsiTheme="minorHAnsi" w:eastAsiaTheme="minorEastAsia" w:cstheme="minorBidi"/>
          <w:sz w:val="22"/>
          <w:szCs w:val="22"/>
          <w:lang w:val="es-ES"/>
        </w:rPr>
      </w:pPr>
      <w:r w:rsidRPr="00742360">
        <w:rPr>
          <w:rFonts w:asciiTheme="minorHAnsi" w:hAnsiTheme="minorHAnsi" w:eastAsiaTheme="minorEastAsia" w:cstheme="minorBidi"/>
          <w:sz w:val="22"/>
          <w:szCs w:val="22"/>
          <w:lang w:val="es-ES"/>
        </w:rPr>
        <w:t>El pipeline operativo segmenta el consumo de información a través de tres vías de interacción tecnológica:</w:t>
      </w:r>
    </w:p>
    <w:p w:rsidRPr="00742360" w:rsidR="00742360" w:rsidRDefault="00742360" w14:paraId="5B9B7870" w14:textId="2747D2A8">
      <w:pPr>
        <w:pStyle w:val="NormalWeb"/>
        <w:numPr>
          <w:ilvl w:val="0"/>
          <w:numId w:val="48"/>
        </w:numPr>
        <w:rPr>
          <w:rFonts w:asciiTheme="minorHAnsi" w:hAnsiTheme="minorHAnsi" w:eastAsiaTheme="minorEastAsia" w:cstheme="minorBidi"/>
          <w:sz w:val="22"/>
          <w:szCs w:val="22"/>
          <w:lang w:val="es-ES"/>
        </w:rPr>
      </w:pPr>
      <w:r w:rsidRPr="00742360">
        <w:rPr>
          <w:rFonts w:asciiTheme="minorHAnsi" w:hAnsiTheme="minorHAnsi" w:eastAsiaTheme="minorEastAsia" w:cstheme="minorBidi"/>
          <w:b/>
          <w:bCs/>
          <w:sz w:val="22"/>
          <w:szCs w:val="22"/>
          <w:lang w:val="es-ES"/>
        </w:rPr>
        <w:t>Consumo Documental No Estructurado (Vía RAG/GraphRAG):</w:t>
      </w:r>
      <w:r w:rsidRPr="00742360">
        <w:rPr>
          <w:rFonts w:asciiTheme="minorHAnsi" w:hAnsiTheme="minorHAnsi" w:eastAsiaTheme="minorEastAsia" w:cstheme="minorBidi"/>
          <w:sz w:val="22"/>
          <w:szCs w:val="22"/>
          <w:lang w:val="es-ES"/>
        </w:rPr>
        <w:t xml:space="preserve"> Aplicable a manuales, pliegos, contratos y normativas. El modelo </w:t>
      </w:r>
      <w:r w:rsidR="00DE738B">
        <w:rPr>
          <w:rFonts w:asciiTheme="minorHAnsi" w:hAnsiTheme="minorHAnsi" w:eastAsiaTheme="minorEastAsia" w:cstheme="minorBidi"/>
          <w:sz w:val="22"/>
          <w:szCs w:val="22"/>
          <w:lang w:val="es-ES"/>
        </w:rPr>
        <w:t>suele</w:t>
      </w:r>
      <w:r w:rsidRPr="00742360">
        <w:rPr>
          <w:rFonts w:asciiTheme="minorHAnsi" w:hAnsiTheme="minorHAnsi" w:eastAsiaTheme="minorEastAsia" w:cstheme="minorBidi"/>
          <w:sz w:val="22"/>
          <w:szCs w:val="22"/>
          <w:lang w:val="es-ES"/>
        </w:rPr>
        <w:t xml:space="preserve"> accede</w:t>
      </w:r>
      <w:r w:rsidR="00DE738B">
        <w:rPr>
          <w:rFonts w:asciiTheme="minorHAnsi" w:hAnsiTheme="minorHAnsi" w:eastAsiaTheme="minorEastAsia" w:cstheme="minorBidi"/>
          <w:sz w:val="22"/>
          <w:szCs w:val="22"/>
          <w:lang w:val="es-ES"/>
        </w:rPr>
        <w:t>r</w:t>
      </w:r>
      <w:r w:rsidRPr="00742360">
        <w:rPr>
          <w:rFonts w:asciiTheme="minorHAnsi" w:hAnsiTheme="minorHAnsi" w:eastAsiaTheme="minorEastAsia" w:cstheme="minorBidi"/>
          <w:sz w:val="22"/>
          <w:szCs w:val="22"/>
          <w:lang w:val="es-ES"/>
        </w:rPr>
        <w:t xml:space="preserve"> al archivo completo en tiempo real, sino que consume fragmentos semánticos previamente indexados y optimizados en bases de datos vectoriales y de grafos, minimizando el ruido en la ventana de contexto.</w:t>
      </w:r>
    </w:p>
    <w:p w:rsidRPr="00742360" w:rsidR="00742360" w:rsidRDefault="00742360" w14:paraId="538612A6" w14:textId="77777777">
      <w:pPr>
        <w:pStyle w:val="NormalWeb"/>
        <w:numPr>
          <w:ilvl w:val="0"/>
          <w:numId w:val="48"/>
        </w:numPr>
        <w:rPr>
          <w:rFonts w:asciiTheme="minorHAnsi" w:hAnsiTheme="minorHAnsi" w:eastAsiaTheme="minorEastAsia" w:cstheme="minorBidi"/>
          <w:sz w:val="22"/>
          <w:szCs w:val="22"/>
          <w:lang w:val="es-ES"/>
        </w:rPr>
      </w:pPr>
      <w:r w:rsidRPr="00742360">
        <w:rPr>
          <w:rFonts w:asciiTheme="minorHAnsi" w:hAnsiTheme="minorHAnsi" w:eastAsiaTheme="minorEastAsia" w:cstheme="minorBidi"/>
          <w:b/>
          <w:bCs/>
          <w:sz w:val="22"/>
          <w:szCs w:val="22"/>
          <w:lang w:val="es-ES"/>
        </w:rPr>
        <w:t xml:space="preserve">Consumo Dinámico de </w:t>
      </w:r>
      <w:commentRangeStart w:id="56"/>
      <w:r w:rsidRPr="00742360">
        <w:rPr>
          <w:rFonts w:asciiTheme="minorHAnsi" w:hAnsiTheme="minorHAnsi" w:eastAsiaTheme="minorEastAsia" w:cstheme="minorBidi"/>
          <w:b/>
          <w:bCs/>
          <w:sz w:val="22"/>
          <w:szCs w:val="22"/>
          <w:lang w:val="es-ES"/>
        </w:rPr>
        <w:t xml:space="preserve">Datos Estructurados </w:t>
      </w:r>
      <w:commentRangeEnd w:id="56"/>
      <w:r w:rsidRPr="00742360" w:rsidR="00096A0D">
        <w:rPr>
          <w:rStyle w:val="CommentReference"/>
          <w:rFonts w:asciiTheme="minorHAnsi" w:hAnsiTheme="minorHAnsi" w:eastAsiaTheme="minorEastAsia" w:cstheme="minorBidi"/>
          <w:b/>
          <w:bCs/>
          <w:sz w:val="22"/>
          <w:szCs w:val="22"/>
          <w:lang w:val="es-ES"/>
        </w:rPr>
        <w:commentReference w:id="56"/>
      </w:r>
      <w:r w:rsidRPr="00742360">
        <w:rPr>
          <w:rFonts w:asciiTheme="minorHAnsi" w:hAnsiTheme="minorHAnsi" w:eastAsiaTheme="minorEastAsia" w:cstheme="minorBidi"/>
          <w:b/>
          <w:bCs/>
          <w:sz w:val="22"/>
          <w:szCs w:val="22"/>
          <w:lang w:val="es-ES"/>
        </w:rPr>
        <w:t>(Vía Function Calling y APIs):</w:t>
      </w:r>
      <w:r w:rsidRPr="00742360">
        <w:rPr>
          <w:rFonts w:asciiTheme="minorHAnsi" w:hAnsiTheme="minorHAnsi" w:eastAsiaTheme="minorEastAsia" w:cstheme="minorBidi"/>
          <w:sz w:val="22"/>
          <w:szCs w:val="22"/>
          <w:lang w:val="es-ES"/>
        </w:rPr>
        <w:t xml:space="preserve"> Aplicable a bases de datos relacionales, ERPs o CRMs donde la información varía al segundo (ej. stock, estados financieros). El modelo de IA actúa como un orquestador que traduce la necesidad del usuario en consultas estructuradas ejecutadas bajo demanda en el momento de la petición.</w:t>
      </w:r>
    </w:p>
    <w:p w:rsidRPr="00742360" w:rsidR="00742360" w:rsidRDefault="00742360" w14:paraId="39AC203B" w14:textId="13CF6958">
      <w:pPr>
        <w:pStyle w:val="NormalWeb"/>
        <w:numPr>
          <w:ilvl w:val="0"/>
          <w:numId w:val="48"/>
        </w:numPr>
        <w:rPr>
          <w:rFonts w:asciiTheme="minorHAnsi" w:hAnsiTheme="minorHAnsi" w:eastAsiaTheme="minorEastAsia" w:cstheme="minorBidi"/>
          <w:sz w:val="22"/>
          <w:szCs w:val="22"/>
          <w:lang w:val="es-ES"/>
        </w:rPr>
      </w:pPr>
      <w:r w:rsidRPr="00742360">
        <w:rPr>
          <w:rFonts w:asciiTheme="minorHAnsi" w:hAnsiTheme="minorHAnsi" w:eastAsiaTheme="minorEastAsia" w:cstheme="minorBidi"/>
          <w:b/>
          <w:bCs/>
          <w:sz w:val="22"/>
          <w:szCs w:val="22"/>
          <w:lang w:val="es-ES"/>
        </w:rPr>
        <w:t xml:space="preserve">Consumo Multimedia mediante Abstracción Funcional: </w:t>
      </w:r>
      <w:r w:rsidRPr="00742360">
        <w:rPr>
          <w:rFonts w:asciiTheme="minorHAnsi" w:hAnsiTheme="minorHAnsi" w:eastAsiaTheme="minorEastAsia" w:cstheme="minorBidi"/>
          <w:sz w:val="22"/>
          <w:szCs w:val="22"/>
          <w:lang w:val="es-ES"/>
        </w:rPr>
        <w:t>Aplicable a archivos de voz, vídeo e imágenes. El pipeline operativo procesa estos activos no documentales a través de microservicios de traducción semántica y ofrece dos alternativas de explotación según el flujo de diseño:</w:t>
      </w:r>
    </w:p>
    <w:p w:rsidR="00742360" w:rsidRDefault="00742360" w14:paraId="504234A4" w14:textId="4805D041">
      <w:pPr>
        <w:pStyle w:val="NormalWeb"/>
        <w:numPr>
          <w:ilvl w:val="1"/>
          <w:numId w:val="48"/>
        </w:numPr>
        <w:rPr>
          <w:rFonts w:asciiTheme="minorHAnsi" w:hAnsiTheme="minorHAnsi" w:eastAsiaTheme="minorEastAsia" w:cstheme="minorBidi"/>
          <w:sz w:val="22"/>
          <w:szCs w:val="22"/>
          <w:lang w:val="es-ES"/>
        </w:rPr>
      </w:pPr>
      <w:r w:rsidRPr="00742360">
        <w:rPr>
          <w:rFonts w:asciiTheme="minorHAnsi" w:hAnsiTheme="minorHAnsi" w:eastAsiaTheme="minorEastAsia" w:cstheme="minorBidi"/>
          <w:b/>
          <w:bCs/>
          <w:sz w:val="22"/>
          <w:szCs w:val="22"/>
          <w:lang w:val="es-ES"/>
        </w:rPr>
        <w:t xml:space="preserve">Abstracción </w:t>
      </w:r>
      <w:r>
        <w:rPr>
          <w:rFonts w:asciiTheme="minorHAnsi" w:hAnsiTheme="minorHAnsi" w:eastAsiaTheme="minorEastAsia" w:cstheme="minorBidi"/>
          <w:b/>
          <w:bCs/>
          <w:sz w:val="22"/>
          <w:szCs w:val="22"/>
          <w:lang w:val="es-ES"/>
        </w:rPr>
        <w:t>única</w:t>
      </w:r>
      <w:r w:rsidRPr="00742360">
        <w:rPr>
          <w:rFonts w:asciiTheme="minorHAnsi" w:hAnsiTheme="minorHAnsi" w:eastAsiaTheme="minorEastAsia" w:cstheme="minorBidi"/>
          <w:b/>
          <w:bCs/>
          <w:sz w:val="22"/>
          <w:szCs w:val="22"/>
          <w:lang w:val="es-ES"/>
        </w:rPr>
        <w:t>:</w:t>
      </w:r>
      <w:r w:rsidRPr="00742360">
        <w:rPr>
          <w:rFonts w:asciiTheme="minorHAnsi" w:hAnsiTheme="minorHAnsi" w:eastAsiaTheme="minorEastAsia" w:cstheme="minorBidi"/>
          <w:sz w:val="22"/>
          <w:szCs w:val="22"/>
          <w:lang w:val="es-ES"/>
        </w:rPr>
        <w:t xml:space="preserve"> Consiste en transformar el archivo multimedia </w:t>
      </w:r>
      <w:r>
        <w:rPr>
          <w:rFonts w:asciiTheme="minorHAnsi" w:hAnsiTheme="minorHAnsi" w:eastAsiaTheme="minorEastAsia" w:cstheme="minorBidi"/>
          <w:sz w:val="22"/>
          <w:szCs w:val="22"/>
          <w:lang w:val="es-ES"/>
        </w:rPr>
        <w:t xml:space="preserve">una sola vez </w:t>
      </w:r>
      <w:r w:rsidRPr="00742360">
        <w:rPr>
          <w:rFonts w:asciiTheme="minorHAnsi" w:hAnsiTheme="minorHAnsi" w:eastAsiaTheme="minorEastAsia" w:cstheme="minorBidi"/>
          <w:sz w:val="22"/>
          <w:szCs w:val="22"/>
          <w:lang w:val="es-ES"/>
        </w:rPr>
        <w:t>en un activo puramente textual</w:t>
      </w:r>
      <w:r>
        <w:rPr>
          <w:rFonts w:asciiTheme="minorHAnsi" w:hAnsiTheme="minorHAnsi" w:eastAsiaTheme="minorEastAsia" w:cstheme="minorBidi"/>
          <w:sz w:val="22"/>
          <w:szCs w:val="22"/>
          <w:lang w:val="es-ES"/>
        </w:rPr>
        <w:t xml:space="preserve">. </w:t>
      </w:r>
      <w:r w:rsidRPr="00742360">
        <w:rPr>
          <w:rFonts w:asciiTheme="minorHAnsi" w:hAnsiTheme="minorHAnsi" w:eastAsiaTheme="minorEastAsia" w:cstheme="minorBidi"/>
          <w:sz w:val="22"/>
          <w:szCs w:val="22"/>
          <w:lang w:val="es-ES"/>
        </w:rPr>
        <w:t xml:space="preserve">Este texto </w:t>
      </w:r>
      <w:r>
        <w:rPr>
          <w:rFonts w:asciiTheme="minorHAnsi" w:hAnsiTheme="minorHAnsi" w:eastAsiaTheme="minorEastAsia" w:cstheme="minorBidi"/>
          <w:sz w:val="22"/>
          <w:szCs w:val="22"/>
          <w:lang w:val="es-ES"/>
        </w:rPr>
        <w:t>vuelca en una BBDD vectorial y se trabaja como si fuera</w:t>
      </w:r>
      <w:r w:rsidR="00FE03AB">
        <w:rPr>
          <w:rFonts w:asciiTheme="minorHAnsi" w:hAnsiTheme="minorHAnsi" w:eastAsiaTheme="minorEastAsia" w:cstheme="minorBidi"/>
          <w:sz w:val="22"/>
          <w:szCs w:val="22"/>
          <w:lang w:val="es-ES"/>
        </w:rPr>
        <w:t>n</w:t>
      </w:r>
      <w:r>
        <w:rPr>
          <w:rFonts w:asciiTheme="minorHAnsi" w:hAnsiTheme="minorHAnsi" w:eastAsiaTheme="minorEastAsia" w:cstheme="minorBidi"/>
          <w:sz w:val="22"/>
          <w:szCs w:val="22"/>
          <w:lang w:val="es-ES"/>
        </w:rPr>
        <w:t xml:space="preserve"> documento</w:t>
      </w:r>
      <w:r w:rsidR="00FE03AB">
        <w:rPr>
          <w:rFonts w:asciiTheme="minorHAnsi" w:hAnsiTheme="minorHAnsi" w:eastAsiaTheme="minorEastAsia" w:cstheme="minorBidi"/>
          <w:sz w:val="22"/>
          <w:szCs w:val="22"/>
          <w:lang w:val="es-ES"/>
        </w:rPr>
        <w:t>s</w:t>
      </w:r>
      <w:r w:rsidRPr="00742360">
        <w:rPr>
          <w:rFonts w:asciiTheme="minorHAnsi" w:hAnsiTheme="minorHAnsi" w:eastAsiaTheme="minorEastAsia" w:cstheme="minorBidi"/>
          <w:sz w:val="22"/>
          <w:szCs w:val="22"/>
          <w:lang w:val="es-ES"/>
        </w:rPr>
        <w:t>. Es el enfoque ideal para garantizar la máxima velocidad de búsqueda, indexación homogénea y reducción drástica de costes de computación al reutilizar la infraestructura vectorial existente.</w:t>
      </w:r>
    </w:p>
    <w:p w:rsidRPr="00742360" w:rsidR="00742360" w:rsidRDefault="00FE03AB" w14:paraId="054F5C63" w14:textId="5F8D4A7D">
      <w:pPr>
        <w:pStyle w:val="NormalWeb"/>
        <w:numPr>
          <w:ilvl w:val="1"/>
          <w:numId w:val="48"/>
        </w:numPr>
        <w:rPr>
          <w:rFonts w:asciiTheme="minorHAnsi" w:hAnsiTheme="minorHAnsi" w:eastAsiaTheme="minorEastAsia" w:cstheme="minorBidi"/>
          <w:sz w:val="22"/>
          <w:szCs w:val="22"/>
          <w:lang w:val="es-ES"/>
        </w:rPr>
      </w:pPr>
      <w:r w:rsidRPr="00FE03AB">
        <w:rPr>
          <w:rFonts w:asciiTheme="minorHAnsi" w:hAnsiTheme="minorHAnsi" w:eastAsiaTheme="minorEastAsia" w:cstheme="minorBidi"/>
          <w:b/>
          <w:bCs/>
          <w:sz w:val="22"/>
          <w:szCs w:val="22"/>
          <w:lang w:val="es-ES"/>
        </w:rPr>
        <w:t>Abstracción dinámica</w:t>
      </w:r>
      <w:r w:rsidRPr="00742360" w:rsidR="00742360">
        <w:rPr>
          <w:rFonts w:asciiTheme="minorHAnsi" w:hAnsiTheme="minorHAnsi" w:eastAsiaTheme="minorEastAsia" w:cstheme="minorBidi"/>
          <w:sz w:val="22"/>
          <w:szCs w:val="22"/>
          <w:lang w:val="es-ES"/>
        </w:rPr>
        <w:t xml:space="preserve">: Consiste en almacenar el archivo multimedia original en un repositorio de objetos seguro y registrar en la base de datos del RAG únicamente sus metadatos clave junto con un enlace o URI de acceso directo. Cuando el motor de búsqueda vectorial recupera este registro, el pipeline de salida no envía texto plano al modelo de lenguaje, sino que adjunta dinámicamente el enlace o el archivo para que el modelo (que debe contar con capacidades multimodales nativas) lo procese en directo en el momento de generar la respuesta. Es el enfoque idóneo cuando </w:t>
      </w:r>
      <w:r>
        <w:rPr>
          <w:rFonts w:asciiTheme="minorHAnsi" w:hAnsiTheme="minorHAnsi" w:eastAsiaTheme="minorEastAsia" w:cstheme="minorBidi"/>
          <w:sz w:val="22"/>
          <w:szCs w:val="22"/>
          <w:lang w:val="es-ES"/>
        </w:rPr>
        <w:t>la interpretabilidad del archivo varía según la consulta realizada.</w:t>
      </w:r>
    </w:p>
    <w:p w:rsidRPr="00FE03AB" w:rsidR="00742360" w:rsidP="0001040A" w:rsidRDefault="00DA11A4" w14:paraId="0EF1111E" w14:textId="43ED687C">
      <w:pPr>
        <w:pStyle w:val="Heading4"/>
        <w:rPr>
          <w:lang w:val="es-ES"/>
        </w:rPr>
      </w:pPr>
      <w:r>
        <w:rPr>
          <w:lang w:val="es-ES"/>
        </w:rPr>
        <w:t>3</w:t>
      </w:r>
      <w:r w:rsidRPr="00FE03AB" w:rsidR="00742360">
        <w:rPr>
          <w:lang w:val="es-ES"/>
        </w:rPr>
        <w:t>.</w:t>
      </w:r>
      <w:r w:rsidR="00FE03AB">
        <w:rPr>
          <w:lang w:val="es-ES"/>
        </w:rPr>
        <w:t>3</w:t>
      </w:r>
      <w:r w:rsidRPr="00FE03AB" w:rsidR="00742360">
        <w:rPr>
          <w:lang w:val="es-ES"/>
        </w:rPr>
        <w:t>.2. Adopción de MCP como Estándar de Obtención de Contexto</w:t>
      </w:r>
    </w:p>
    <w:p w:rsidRPr="00742360" w:rsidR="00742360" w:rsidP="00742360" w:rsidRDefault="00742360" w14:paraId="512A5EED" w14:textId="77777777">
      <w:pPr>
        <w:pStyle w:val="NormalWeb"/>
        <w:rPr>
          <w:rFonts w:asciiTheme="minorHAnsi" w:hAnsiTheme="minorHAnsi" w:eastAsiaTheme="minorEastAsia" w:cstheme="minorBidi"/>
          <w:sz w:val="22"/>
          <w:szCs w:val="22"/>
          <w:lang w:val="es-ES"/>
        </w:rPr>
      </w:pPr>
      <w:r w:rsidRPr="00742360">
        <w:rPr>
          <w:rFonts w:asciiTheme="minorHAnsi" w:hAnsiTheme="minorHAnsi" w:eastAsiaTheme="minorEastAsia" w:cstheme="minorBidi"/>
          <w:sz w:val="22"/>
          <w:szCs w:val="22"/>
          <w:lang w:val="es-ES"/>
        </w:rPr>
        <w:t>Con el fin de evitar el acoplamiento rígido entre las aplicaciones de IA y las fuentes de datos de la compañía, el equipo de desarrollo implementará servidores MCP (Model Context Protocol) de manera generalizada. Esta decisión aporta las siguientes ventajas estratégicas para la corporación:</w:t>
      </w:r>
    </w:p>
    <w:p w:rsidRPr="00742360" w:rsidR="00742360" w:rsidRDefault="00742360" w14:paraId="61887852" w14:textId="77777777">
      <w:pPr>
        <w:pStyle w:val="NormalWeb"/>
        <w:numPr>
          <w:ilvl w:val="0"/>
          <w:numId w:val="49"/>
        </w:numPr>
        <w:rPr>
          <w:rFonts w:asciiTheme="minorHAnsi" w:hAnsiTheme="minorHAnsi" w:eastAsiaTheme="minorEastAsia" w:cstheme="minorBidi"/>
          <w:sz w:val="22"/>
          <w:szCs w:val="22"/>
          <w:lang w:val="es-ES"/>
        </w:rPr>
      </w:pPr>
      <w:r w:rsidRPr="00FE03AB">
        <w:rPr>
          <w:rFonts w:asciiTheme="minorHAnsi" w:hAnsiTheme="minorHAnsi" w:eastAsiaTheme="minorEastAsia" w:cstheme="minorBidi"/>
          <w:b/>
          <w:bCs/>
          <w:sz w:val="22"/>
          <w:szCs w:val="22"/>
          <w:lang w:val="es-ES"/>
        </w:rPr>
        <w:t>Desacoplamiento Técnico Completo</w:t>
      </w:r>
      <w:r w:rsidRPr="00742360">
        <w:rPr>
          <w:rFonts w:asciiTheme="minorHAnsi" w:hAnsiTheme="minorHAnsi" w:eastAsiaTheme="minorEastAsia" w:cstheme="minorBidi"/>
          <w:sz w:val="22"/>
          <w:szCs w:val="22"/>
          <w:lang w:val="es-ES"/>
        </w:rPr>
        <w:t>: MCP actúa como una capa de abstracción uniforme entre los modelos de lenguaje (independientemente del proveedor comercial o local que se utilice en fases posteriores) y los repositorios de la empresa. Los modelos ya no necesitan conocer la lógica interna de cada base de datos o API; solo interactúan con el protocolo estándar.</w:t>
      </w:r>
    </w:p>
    <w:p w:rsidRPr="00742360" w:rsidR="00742360" w:rsidRDefault="00742360" w14:paraId="4B7CD3E8" w14:textId="77777777">
      <w:pPr>
        <w:pStyle w:val="NormalWeb"/>
        <w:numPr>
          <w:ilvl w:val="0"/>
          <w:numId w:val="49"/>
        </w:numPr>
        <w:rPr>
          <w:rFonts w:asciiTheme="minorHAnsi" w:hAnsiTheme="minorHAnsi" w:eastAsiaTheme="minorEastAsia" w:cstheme="minorBidi"/>
          <w:sz w:val="22"/>
          <w:szCs w:val="22"/>
          <w:lang w:val="es-ES"/>
        </w:rPr>
      </w:pPr>
      <w:r w:rsidRPr="00FE03AB">
        <w:rPr>
          <w:rFonts w:asciiTheme="minorHAnsi" w:hAnsiTheme="minorHAnsi" w:eastAsiaTheme="minorEastAsia" w:cstheme="minorBidi"/>
          <w:b/>
          <w:bCs/>
          <w:sz w:val="22"/>
          <w:szCs w:val="22"/>
          <w:lang w:val="es-ES"/>
        </w:rPr>
        <w:t>Estandarización de Recursos y Prompts</w:t>
      </w:r>
      <w:r w:rsidRPr="00742360">
        <w:rPr>
          <w:rFonts w:asciiTheme="minorHAnsi" w:hAnsiTheme="minorHAnsi" w:eastAsiaTheme="minorEastAsia" w:cstheme="minorBidi"/>
          <w:sz w:val="22"/>
          <w:szCs w:val="22"/>
          <w:lang w:val="es-ES"/>
        </w:rPr>
        <w:t>: A través de la arquitectura MCP, la organización estandariza la forma en que se exponen los documentos corporativos (recursos), las plantillas de instrucciones preconfiguradas (prompts del sistema) y las capacidades de computación dinámicas (herramientas). Esto garantiza que cualquier asistente de la compañía consuma el contexto bajo el mismo formato y estructura semántica.</w:t>
      </w:r>
    </w:p>
    <w:p w:rsidRPr="00742360" w:rsidR="00742360" w:rsidRDefault="00742360" w14:paraId="0EDA3743" w14:textId="77777777">
      <w:pPr>
        <w:pStyle w:val="NormalWeb"/>
        <w:numPr>
          <w:ilvl w:val="0"/>
          <w:numId w:val="49"/>
        </w:numPr>
        <w:rPr>
          <w:rFonts w:asciiTheme="minorHAnsi" w:hAnsiTheme="minorHAnsi" w:eastAsiaTheme="minorEastAsia" w:cstheme="minorBidi"/>
          <w:sz w:val="22"/>
          <w:szCs w:val="22"/>
          <w:lang w:val="es-ES"/>
        </w:rPr>
      </w:pPr>
      <w:r w:rsidRPr="00FE03AB">
        <w:rPr>
          <w:rFonts w:asciiTheme="minorHAnsi" w:hAnsiTheme="minorHAnsi" w:eastAsiaTheme="minorEastAsia" w:cstheme="minorBidi"/>
          <w:b/>
          <w:bCs/>
          <w:sz w:val="22"/>
          <w:szCs w:val="22"/>
          <w:lang w:val="es-ES"/>
        </w:rPr>
        <w:t>Centralización de la Matriz de Seguridad y Gobierno:</w:t>
      </w:r>
      <w:r w:rsidRPr="00742360">
        <w:rPr>
          <w:rFonts w:asciiTheme="minorHAnsi" w:hAnsiTheme="minorHAnsi" w:eastAsiaTheme="minorEastAsia" w:cstheme="minorBidi"/>
          <w:sz w:val="22"/>
          <w:szCs w:val="22"/>
          <w:lang w:val="es-ES"/>
        </w:rPr>
        <w:t xml:space="preserve"> El despliegue de conectores de datos bajo el estándar MCP permite inyectar de manera unificada las políticas de permisos de la compañía (RBAC/ABAC). Los servidores MCP validarán la identidad del usuario y cribarán el contexto antes de que sea empaquetado y enviado hacia el modelo de lenguaje, asegurando un control estricto del flujo de datos sin necesidad de duplicar las reglas de seguridad en cada aplicación interna.</w:t>
      </w:r>
    </w:p>
    <w:p w:rsidR="007E3065" w:rsidP="007E3065" w:rsidRDefault="007E3065" w14:paraId="4EF08037" w14:textId="77777777">
      <w:pPr>
        <w:spacing w:before="280" w:after="120"/>
        <w:rPr>
          <w:b/>
          <w:color w:val="004B8D"/>
          <w:sz w:val="28"/>
          <w:lang w:val="es-ES"/>
        </w:rPr>
      </w:pPr>
    </w:p>
    <w:p w:rsidRPr="007E3065" w:rsidR="007E3065" w:rsidP="0001040A" w:rsidRDefault="00DA11A4" w14:paraId="3643FCD5" w14:textId="6A7BAD95">
      <w:pPr>
        <w:pStyle w:val="Heading2"/>
        <w:rPr>
          <w:lang w:val="es-ES"/>
        </w:rPr>
      </w:pPr>
      <w:bookmarkStart w:name="_Toc231226328" w:id="57"/>
      <w:r>
        <w:rPr>
          <w:lang w:val="es-ES"/>
        </w:rPr>
        <w:t>4</w:t>
      </w:r>
      <w:r w:rsidRPr="007E3065" w:rsidR="007E3065">
        <w:rPr>
          <w:lang w:val="es-ES"/>
        </w:rPr>
        <w:t xml:space="preserve">. </w:t>
      </w:r>
      <w:r w:rsidR="00BA2E09">
        <w:rPr>
          <w:lang w:val="es-ES"/>
        </w:rPr>
        <w:t>Gobernanza y Roles del dato</w:t>
      </w:r>
      <w:bookmarkEnd w:id="57"/>
      <w:r w:rsidRPr="007E3065" w:rsidR="007E3065">
        <w:rPr>
          <w:lang w:val="es-ES"/>
        </w:rPr>
        <w:t xml:space="preserve"> </w:t>
      </w:r>
    </w:p>
    <w:p w:rsidRPr="00493BE7" w:rsidR="00C54423" w:rsidP="00C54423" w:rsidRDefault="00C54423" w14:paraId="2E27AC9B" w14:textId="77777777">
      <w:pPr>
        <w:spacing w:before="280" w:after="120"/>
        <w:rPr>
          <w:lang w:val="es-ES"/>
        </w:rPr>
      </w:pPr>
      <w:r w:rsidRPr="008050D3">
        <w:rPr>
          <w:lang w:val="es-ES"/>
        </w:rPr>
        <w:t xml:space="preserve">En un entorno basado en IA Generativa y modelos de lenguaje (LLMs), la gobernanza del dato no cambia sus fundamentos, sino que amplía significativamente su alcance. </w:t>
      </w:r>
      <w:r w:rsidRPr="00493BE7">
        <w:rPr>
          <w:lang w:val="es-ES"/>
        </w:rPr>
        <w:t>Mientras que tradicionalmente el foco principal se centraba en el control del dato estructurado, hoy en día es imperativo gobernar también información no estructurada y contenidos multimedia. A esto se suma la necesidad de gestionar elementos complejos del ecosistema de IA, como el contexto, los metadatos, los embeddings, las bases de conocimiento (</w:t>
      </w:r>
      <w:r w:rsidRPr="00493BE7">
        <w:rPr>
          <w:i/>
          <w:lang w:val="es-ES"/>
        </w:rPr>
        <w:t>knowledge bases</w:t>
      </w:r>
      <w:r w:rsidRPr="00493BE7">
        <w:rPr>
          <w:lang w:val="es-ES"/>
        </w:rPr>
        <w:t>) y todo el conocimiento derivado que alimenta a los modelos.</w:t>
      </w:r>
    </w:p>
    <w:p w:rsidRPr="00493BE7" w:rsidR="00C54423" w:rsidP="00C54423" w:rsidRDefault="00C54423" w14:paraId="43157027" w14:textId="77777777">
      <w:pPr>
        <w:spacing w:before="280" w:after="120"/>
        <w:rPr>
          <w:lang w:val="es-ES"/>
        </w:rPr>
      </w:pPr>
      <w:r w:rsidRPr="00493BE7">
        <w:rPr>
          <w:lang w:val="es-ES"/>
        </w:rPr>
        <w:t xml:space="preserve">Por ello, los roles tradicionales de gobierno de datos siguen siendo plenamente vigentes, pero requieren una conexión mucho más estrecha e integrada con los equipos de desarrollo, seguridad, </w:t>
      </w:r>
      <w:r w:rsidRPr="00493BE7">
        <w:rPr>
          <w:i/>
          <w:lang w:val="es-ES"/>
        </w:rPr>
        <w:t>compliance</w:t>
      </w:r>
      <w:r w:rsidRPr="00493BE7">
        <w:rPr>
          <w:lang w:val="es-ES"/>
        </w:rPr>
        <w:t xml:space="preserve"> y operaciones. Esta sincronización es fundamental para asegurar la calidad, la trazabilidad, la gestión de permisos y el control estricto del contexto antes de que este llegue al modelo, mitigando así riesgos críticos como las alucinaciones, la intoxicación de la base de conocimiento, las fugas de información confidencial y el descontrol de los costes de computación.</w:t>
      </w:r>
    </w:p>
    <w:p w:rsidRPr="007E3065" w:rsidR="007E3065" w:rsidP="0001040A" w:rsidRDefault="00DD69F5" w14:paraId="6FA7A727" w14:textId="24BF5127">
      <w:pPr>
        <w:pStyle w:val="Heading3"/>
        <w:rPr>
          <w:lang w:val="es-ES"/>
        </w:rPr>
      </w:pPr>
      <w:bookmarkStart w:name="_Toc231226329" w:id="58"/>
      <w:r>
        <w:rPr>
          <w:lang w:val="es-ES"/>
        </w:rPr>
        <w:t>4</w:t>
      </w:r>
      <w:r w:rsidRPr="007E3065" w:rsidR="007E3065">
        <w:rPr>
          <w:lang w:val="es-ES"/>
        </w:rPr>
        <w:t>.1 Roles del Dato en el Ecosistema GenAI</w:t>
      </w:r>
      <w:bookmarkEnd w:id="58"/>
    </w:p>
    <w:p w:rsidRPr="007E3065" w:rsidR="007E3065" w:rsidP="007E3065" w:rsidRDefault="007E3065" w14:paraId="0DC46D58" w14:textId="77777777">
      <w:pPr>
        <w:pStyle w:val="NormalWeb"/>
        <w:rPr>
          <w:rFonts w:asciiTheme="minorHAnsi" w:hAnsiTheme="minorHAnsi" w:eastAsiaTheme="minorEastAsia" w:cstheme="minorBidi"/>
          <w:sz w:val="22"/>
          <w:szCs w:val="22"/>
          <w:lang w:val="es-ES"/>
        </w:rPr>
      </w:pPr>
      <w:r w:rsidRPr="007E3065">
        <w:rPr>
          <w:rFonts w:asciiTheme="minorHAnsi" w:hAnsiTheme="minorHAnsi" w:eastAsiaTheme="minorEastAsia" w:cstheme="minorBidi"/>
          <w:sz w:val="22"/>
          <w:szCs w:val="22"/>
          <w:lang w:val="es-ES"/>
        </w:rPr>
        <w:t>Para garantizar la seguridad, la viabilidad financiera, el despliegue continuo y la fidelidad de las respuestas generadas por la IA, se definen los siguientes perfiles con sus respectivas responsabilidades operativas, legales y de negocio:</w:t>
      </w:r>
      <w:commentRangeStart w:id="59"/>
      <w:commentRangeEnd w:id="59"/>
      <w:r w:rsidRPr="007E3065">
        <w:rPr>
          <w:rStyle w:val="CommentReference"/>
          <w:rFonts w:asciiTheme="minorHAnsi" w:hAnsiTheme="minorHAnsi" w:eastAsiaTheme="minorEastAsia" w:cstheme="minorBidi"/>
          <w:sz w:val="22"/>
          <w:szCs w:val="22"/>
          <w:lang w:val="es-ES"/>
        </w:rPr>
        <w:commentReference w:id="59"/>
      </w:r>
    </w:p>
    <w:p w:rsidRPr="00F61DB4" w:rsidR="00F61DB4" w:rsidRDefault="007E3065" w14:paraId="2558C0F2" w14:textId="019A2E3F">
      <w:pPr>
        <w:pStyle w:val="NormalWeb"/>
        <w:numPr>
          <w:ilvl w:val="0"/>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IAG Strategy Lead (Líder de la Estrategia de IA Generativa de la Compañía):</w:t>
      </w:r>
      <w:r w:rsidRPr="007E3065">
        <w:rPr>
          <w:rFonts w:asciiTheme="minorHAnsi" w:hAnsiTheme="minorHAnsi" w:eastAsiaTheme="minorEastAsia" w:cstheme="minorBidi"/>
          <w:sz w:val="22"/>
          <w:szCs w:val="22"/>
          <w:lang w:val="es-ES"/>
        </w:rPr>
        <w:t xml:space="preserve"> Perfil ejecutivo de alto nivel encargado de definir la visión macro, la hoja de ruta y las políticas de adopción de la IA Generativa a escala corporativa. Asume la responsabilidad última sobre el impacto legal y reputacional de las soluciones de IA, asegura que las iniciativas estén alineadas con los objetivos globales, supervisa el cumplimiento normativo institucional, preside el comité de ética y valida el retorno de la inversión (ROI).</w:t>
      </w:r>
    </w:p>
    <w:p w:rsidRPr="007E3065" w:rsidR="007E3065" w:rsidRDefault="007E3065" w14:paraId="7423197A" w14:textId="77777777">
      <w:pPr>
        <w:pStyle w:val="NormalWeb"/>
        <w:numPr>
          <w:ilvl w:val="0"/>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Change Management IAG Lead (Líder de Gestión del Cambio para IA Generativa):</w:t>
      </w:r>
      <w:r w:rsidRPr="007E3065">
        <w:rPr>
          <w:rFonts w:asciiTheme="minorHAnsi" w:hAnsiTheme="minorHAnsi" w:eastAsiaTheme="minorEastAsia" w:cstheme="minorBidi"/>
          <w:sz w:val="22"/>
          <w:szCs w:val="22"/>
          <w:lang w:val="es-ES"/>
        </w:rPr>
        <w:t xml:space="preserve"> Perfil encargado de la adopción cultural, el upskilling (capacitación) y la transformación operativa de los empleados. Su función consiste en mitigar la resistencia al cambio, diseñar programas de formación en el uso correcto de la IA (alfabetización en IA), monitorizar los índices de adopción y asegurar que las respuestas sintetizadas por los modelos aporten valor y eficiencia al trabajo diario.</w:t>
      </w:r>
    </w:p>
    <w:p w:rsidRPr="007E3065" w:rsidR="007E3065" w:rsidRDefault="007E3065" w14:paraId="019552BD" w14:textId="77777777">
      <w:pPr>
        <w:pStyle w:val="NormalWeb"/>
        <w:numPr>
          <w:ilvl w:val="0"/>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GenAI Coding Best Practices Lead (Líder de Buenas Prácticas en Desarrollo con IA):</w:t>
      </w:r>
      <w:r w:rsidRPr="007E3065">
        <w:rPr>
          <w:rFonts w:asciiTheme="minorHAnsi" w:hAnsiTheme="minorHAnsi" w:eastAsiaTheme="minorEastAsia" w:cstheme="minorBidi"/>
          <w:sz w:val="22"/>
          <w:szCs w:val="22"/>
          <w:lang w:val="es-ES"/>
        </w:rPr>
        <w:t xml:space="preserve"> Perfil transversal de ingeniería encargado de definir, auditar y estandarizar el uso seguro, ético y eficiente de herramientas de IA Generativa integradas en los entornos de desarrollo (IDEs de IA como GitHub Copilot, Cursor o Windsurf). Establece las directrices de revisión del código generado por IA, configura políticas para evitar la fuga de propiedad intelectual o secretos corporativos a través del contexto del IDE y audita que las sugerencias no introduzcan vulnerabilidades.</w:t>
      </w:r>
    </w:p>
    <w:p w:rsidRPr="007E3065" w:rsidR="007E3065" w:rsidRDefault="007E3065" w14:paraId="5893C20C" w14:textId="77777777">
      <w:pPr>
        <w:pStyle w:val="NormalWeb"/>
        <w:numPr>
          <w:ilvl w:val="0"/>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IAG Product Owner (Propietario de Producto IA):</w:t>
      </w:r>
      <w:r w:rsidRPr="007E3065">
        <w:rPr>
          <w:rFonts w:asciiTheme="minorHAnsi" w:hAnsiTheme="minorHAnsi" w:eastAsiaTheme="minorEastAsia" w:cstheme="minorBidi"/>
          <w:sz w:val="22"/>
          <w:szCs w:val="22"/>
          <w:lang w:val="es-ES"/>
        </w:rPr>
        <w:t xml:space="preserve"> Máximo responsable de la visión, el valor de negocio y el ciclo de vida de una solución basada en IA. Identifica la viabilidad de optimizar procesos, define los requerimientos funcionales y los umbrales mínimos de calidad de la herramienta, y asegura que las ventanas de actualización técnica del sistema no interrumpan la operatividad del negocio.</w:t>
      </w:r>
    </w:p>
    <w:p w:rsidRPr="007E3065" w:rsidR="007E3065" w:rsidP="676C1B0C" w:rsidRDefault="007E3065" w14:paraId="378838B4" w14:textId="047A7C6C">
      <w:pPr>
        <w:pStyle w:val="NormalWeb"/>
        <w:numPr>
          <w:ilvl w:val="0"/>
          <w:numId w:val="51"/>
        </w:numPr>
        <w:rPr>
          <w:rFonts w:ascii="Cambria" w:hAnsi="Cambria" w:eastAsia="ＭＳ 明朝" w:cs="Arial" w:asciiTheme="minorAscii" w:hAnsiTheme="minorAscii" w:eastAsiaTheme="minorEastAsia" w:cstheme="minorBidi"/>
          <w:sz w:val="22"/>
          <w:szCs w:val="22"/>
          <w:lang w:val="es-ES"/>
        </w:rPr>
      </w:pPr>
      <w:r w:rsidRPr="676C1B0C" w:rsidR="68DFDC50">
        <w:rPr>
          <w:rFonts w:ascii="Cambria" w:hAnsi="Cambria" w:eastAsia="ＭＳ 明朝" w:cs="Arial" w:asciiTheme="minorAscii" w:hAnsiTheme="minorAscii" w:eastAsiaTheme="minorEastAsia" w:cstheme="minorBidi"/>
          <w:b w:val="1"/>
          <w:bCs w:val="1"/>
          <w:sz w:val="22"/>
          <w:szCs w:val="22"/>
          <w:lang w:val="es-ES"/>
        </w:rPr>
        <w:t>Data Owner (Propietario del Dato):</w:t>
      </w:r>
      <w:r w:rsidRPr="676C1B0C" w:rsidR="68DFDC50">
        <w:rPr>
          <w:rFonts w:ascii="Cambria" w:hAnsi="Cambria" w:eastAsia="ＭＳ 明朝" w:cs="Arial" w:asciiTheme="minorAscii" w:hAnsiTheme="minorAscii" w:eastAsiaTheme="minorEastAsia" w:cstheme="minorBidi"/>
          <w:sz w:val="22"/>
          <w:szCs w:val="22"/>
          <w:lang w:val="es-ES"/>
        </w:rPr>
        <w:t xml:space="preserve"> Perfil de negocio con la máxima autoridad sobre un set de documentos específicos, manteniendo la propiedad intelectual y legal de sus catálogos. Dictamina si la información de su departamento es apta para ser procesada por un LLM, autoriza su inclusión en el RAG, levanta las variables de datos sensibles y determina los metadatos obligatorios</w:t>
      </w:r>
      <w:r w:rsidRPr="676C1B0C" w:rsidR="7963ED22">
        <w:rPr>
          <w:rFonts w:ascii="Cambria" w:hAnsi="Cambria" w:eastAsia="ＭＳ 明朝" w:cs="Arial" w:asciiTheme="minorAscii" w:hAnsiTheme="minorAscii" w:eastAsiaTheme="minorEastAsia" w:cstheme="minorBidi"/>
          <w:color w:val="00B050"/>
          <w:sz w:val="22"/>
          <w:szCs w:val="22"/>
          <w:lang w:val="es-ES"/>
        </w:rPr>
        <w:t>, incluyendo los de los vídeos, audios e imágenes que correspondan, así como del consentimiento explícito de la biometría</w:t>
      </w:r>
      <w:r w:rsidRPr="676C1B0C" w:rsidR="68DFDC50">
        <w:rPr>
          <w:rFonts w:ascii="Cambria" w:hAnsi="Cambria" w:eastAsia="ＭＳ 明朝" w:cs="Arial" w:asciiTheme="minorAscii" w:hAnsiTheme="minorAscii" w:eastAsiaTheme="minorEastAsia" w:cstheme="minorBidi"/>
          <w:color w:val="00B050"/>
          <w:sz w:val="22"/>
          <w:szCs w:val="22"/>
          <w:lang w:val="es-ES"/>
        </w:rPr>
        <w:t>.</w:t>
      </w:r>
      <w:r w:rsidRPr="676C1B0C" w:rsidR="68DFDC50">
        <w:rPr>
          <w:rFonts w:ascii="Cambria" w:hAnsi="Cambria" w:eastAsia="ＭＳ 明朝" w:cs="Arial" w:asciiTheme="minorAscii" w:hAnsiTheme="minorAscii" w:eastAsiaTheme="minorEastAsia" w:cstheme="minorBidi"/>
          <w:sz w:val="22"/>
          <w:szCs w:val="22"/>
          <w:lang w:val="es-ES"/>
        </w:rPr>
        <w:t xml:space="preserve"> Tiene la potestad exclusiva para dictaminar la versión correcta en caso de contradicciones semánticas insolubles para los algoritmos.</w:t>
      </w:r>
    </w:p>
    <w:p w:rsidRPr="007E3065" w:rsidR="007E3065" w:rsidRDefault="007E3065" w14:paraId="7FF4175F" w14:textId="77777777">
      <w:pPr>
        <w:pStyle w:val="NormalWeb"/>
        <w:numPr>
          <w:ilvl w:val="0"/>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Security Architect (Arquitecto de Seguridad y Privacidad):</w:t>
      </w:r>
      <w:r w:rsidRPr="007E3065">
        <w:rPr>
          <w:rFonts w:asciiTheme="minorHAnsi" w:hAnsiTheme="minorHAnsi" w:eastAsiaTheme="minorEastAsia" w:cstheme="minorBidi"/>
          <w:sz w:val="22"/>
          <w:szCs w:val="22"/>
          <w:lang w:val="es-ES"/>
        </w:rPr>
        <w:t xml:space="preserve"> Perfil técnico especializado que diseña y audita el perímetro de protección del ecosistema GenAI. Es el garante técnico de la inmunidad del sistema, responsable de definir la política de encriptación (en tránsito, en reposo y en uso), validar que las técnicas de anonimización y seudonimización cumplan con las normativas (GDPR) y auditar que el pipeline no exponga información restringida a perfiles no autorizados.</w:t>
      </w:r>
    </w:p>
    <w:p w:rsidRPr="007E3065" w:rsidR="007E3065" w:rsidP="676C1B0C" w:rsidRDefault="007E3065" w14:paraId="52318A60" w14:textId="737C29A5">
      <w:pPr>
        <w:pStyle w:val="NormalWeb"/>
        <w:numPr>
          <w:ilvl w:val="0"/>
          <w:numId w:val="51"/>
        </w:numPr>
        <w:rPr>
          <w:rFonts w:ascii="Cambria" w:hAnsi="Cambria" w:eastAsia="ＭＳ 明朝" w:cs="Arial" w:asciiTheme="minorAscii" w:hAnsiTheme="minorAscii" w:eastAsiaTheme="minorEastAsia" w:cstheme="minorBidi"/>
          <w:sz w:val="22"/>
          <w:szCs w:val="22"/>
          <w:lang w:val="es-ES"/>
        </w:rPr>
      </w:pPr>
      <w:r w:rsidRPr="676C1B0C" w:rsidR="68DFDC50">
        <w:rPr>
          <w:rFonts w:ascii="Cambria" w:hAnsi="Cambria" w:eastAsia="ＭＳ 明朝" w:cs="Arial" w:asciiTheme="minorAscii" w:hAnsiTheme="minorAscii" w:eastAsiaTheme="minorEastAsia" w:cstheme="minorBidi"/>
          <w:b w:val="1"/>
          <w:bCs w:val="1"/>
          <w:sz w:val="22"/>
          <w:szCs w:val="22"/>
          <w:lang w:val="es-ES"/>
        </w:rPr>
        <w:t>Data Steward (Custodio del Dato - Curador Semántico):</w:t>
      </w:r>
      <w:r w:rsidRPr="676C1B0C" w:rsidR="68DFDC50">
        <w:rPr>
          <w:rFonts w:ascii="Cambria" w:hAnsi="Cambria" w:eastAsia="ＭＳ 明朝" w:cs="Arial" w:asciiTheme="minorAscii" w:hAnsiTheme="minorAscii" w:eastAsiaTheme="minorEastAsia" w:cstheme="minorBidi"/>
          <w:sz w:val="22"/>
          <w:szCs w:val="22"/>
          <w:lang w:val="es-ES"/>
        </w:rPr>
        <w:t xml:space="preserve"> Perfil operativo encargado de la higiene diaria del pipeline que alimenta a la IA y de las colecciones asociadas al RAG. Supervisa y optimiza la fragmentación (</w:t>
      </w:r>
      <w:r w:rsidRPr="676C1B0C" w:rsidR="68DFDC50">
        <w:rPr>
          <w:rFonts w:ascii="Cambria" w:hAnsi="Cambria" w:eastAsia="ＭＳ 明朝" w:cs="Arial" w:asciiTheme="minorAscii" w:hAnsiTheme="minorAscii" w:eastAsiaTheme="minorEastAsia" w:cstheme="minorBidi"/>
          <w:sz w:val="22"/>
          <w:szCs w:val="22"/>
          <w:lang w:val="es-ES"/>
        </w:rPr>
        <w:t>chunking</w:t>
      </w:r>
      <w:r w:rsidRPr="676C1B0C" w:rsidR="68DFDC50">
        <w:rPr>
          <w:rFonts w:ascii="Cambria" w:hAnsi="Cambria" w:eastAsia="ＭＳ 明朝" w:cs="Arial" w:asciiTheme="minorAscii" w:hAnsiTheme="minorAscii" w:eastAsiaTheme="minorEastAsia" w:cstheme="minorBidi"/>
          <w:sz w:val="22"/>
          <w:szCs w:val="22"/>
          <w:lang w:val="es-ES"/>
        </w:rPr>
        <w:t xml:space="preserve">), gestiona la memoria, mantiene actualizados los metadatos y asegura que los estándares de calidad fijados por los Data </w:t>
      </w:r>
      <w:r w:rsidRPr="676C1B0C" w:rsidR="68DFDC50">
        <w:rPr>
          <w:rFonts w:ascii="Cambria" w:hAnsi="Cambria" w:eastAsia="ＭＳ 明朝" w:cs="Arial" w:asciiTheme="minorAscii" w:hAnsiTheme="minorAscii" w:eastAsiaTheme="minorEastAsia" w:cstheme="minorBidi"/>
          <w:sz w:val="22"/>
          <w:szCs w:val="22"/>
          <w:lang w:val="es-ES"/>
        </w:rPr>
        <w:t>Owners</w:t>
      </w:r>
      <w:r w:rsidRPr="676C1B0C" w:rsidR="68DFDC50">
        <w:rPr>
          <w:rFonts w:ascii="Cambria" w:hAnsi="Cambria" w:eastAsia="ＭＳ 明朝" w:cs="Arial" w:asciiTheme="minorAscii" w:hAnsiTheme="minorAscii" w:eastAsiaTheme="minorEastAsia" w:cstheme="minorBidi"/>
          <w:sz w:val="22"/>
          <w:szCs w:val="22"/>
          <w:lang w:val="es-ES"/>
        </w:rPr>
        <w:t xml:space="preserve"> se apliquen en la ingesta, resolviendo las alertas de duplicados semánticos y contradicciones.</w:t>
      </w:r>
      <w:r w:rsidRPr="676C1B0C" w:rsidR="117FFF36">
        <w:rPr>
          <w:rFonts w:ascii="Cambria" w:hAnsi="Cambria" w:eastAsia="ＭＳ 明朝" w:cs="Arial" w:asciiTheme="minorAscii" w:hAnsiTheme="minorAscii" w:eastAsiaTheme="minorEastAsia" w:cstheme="minorBidi"/>
          <w:color w:val="00B050"/>
          <w:sz w:val="22"/>
          <w:szCs w:val="22"/>
          <w:lang w:val="es-ES"/>
        </w:rPr>
        <w:t xml:space="preserve"> Para archivos multimedia, </w:t>
      </w:r>
      <w:r w:rsidRPr="676C1B0C" w:rsidR="117FFF36">
        <w:rPr>
          <w:noProof w:val="0"/>
          <w:color w:val="00B050"/>
          <w:lang w:val="es-ES"/>
        </w:rPr>
        <w:t>validará la calidad de las transcripciones y de los algoritmos de extracción con criterio de replicabilidad: cuando dos métodos de extracción diverjan sobre un mismo activo, la discrepancia se elevará a validación humana en lugar de indexarse en silencio</w:t>
      </w:r>
    </w:p>
    <w:p w:rsidRPr="007E3065" w:rsidR="007E3065" w:rsidP="676C1B0C" w:rsidRDefault="007E3065" w14:paraId="5196703F" w14:textId="365599C7">
      <w:pPr>
        <w:pStyle w:val="NormalWeb"/>
        <w:numPr>
          <w:ilvl w:val="0"/>
          <w:numId w:val="51"/>
        </w:numPr>
        <w:rPr>
          <w:rFonts w:ascii="Cambria" w:hAnsi="Cambria" w:eastAsia="ＭＳ 明朝" w:cs="Arial" w:asciiTheme="minorAscii" w:hAnsiTheme="minorAscii" w:eastAsiaTheme="minorEastAsia" w:cstheme="minorBidi"/>
          <w:sz w:val="22"/>
          <w:szCs w:val="22"/>
          <w:lang w:val="es-ES"/>
        </w:rPr>
      </w:pPr>
      <w:r w:rsidRPr="676C1B0C" w:rsidR="68DFDC50">
        <w:rPr>
          <w:rFonts w:ascii="Cambria" w:hAnsi="Cambria" w:eastAsia="ＭＳ 明朝" w:cs="Arial" w:asciiTheme="minorAscii" w:hAnsiTheme="minorAscii" w:eastAsiaTheme="minorEastAsia" w:cstheme="minorBidi"/>
          <w:b w:val="1"/>
          <w:bCs w:val="1"/>
          <w:sz w:val="22"/>
          <w:szCs w:val="22"/>
          <w:lang w:val="es-ES"/>
        </w:rPr>
        <w:t>FinOps</w:t>
      </w:r>
      <w:r w:rsidRPr="676C1B0C" w:rsidR="68DFDC50">
        <w:rPr>
          <w:rFonts w:ascii="Cambria" w:hAnsi="Cambria" w:eastAsia="ＭＳ 明朝" w:cs="Arial" w:asciiTheme="minorAscii" w:hAnsiTheme="minorAscii" w:eastAsiaTheme="minorEastAsia" w:cstheme="minorBidi"/>
          <w:b w:val="1"/>
          <w:bCs w:val="1"/>
          <w:sz w:val="22"/>
          <w:szCs w:val="22"/>
          <w:lang w:val="es-ES"/>
        </w:rPr>
        <w:t xml:space="preserve"> (Gestor de Costes Cloud e IA):</w:t>
      </w:r>
      <w:r w:rsidRPr="676C1B0C" w:rsidR="68DFDC50">
        <w:rPr>
          <w:rFonts w:ascii="Cambria" w:hAnsi="Cambria" w:eastAsia="ＭＳ 明朝" w:cs="Arial" w:asciiTheme="minorAscii" w:hAnsiTheme="minorAscii" w:eastAsiaTheme="minorEastAsia" w:cstheme="minorBidi"/>
          <w:sz w:val="22"/>
          <w:szCs w:val="22"/>
          <w:lang w:val="es-ES"/>
        </w:rPr>
        <w:t xml:space="preserve"> Perfil analítico-financiero encargado de monitorizar, auditar y optimizar el consumo de infraestructura de todos los modelos de lenguaje (</w:t>
      </w:r>
      <w:r w:rsidRPr="676C1B0C" w:rsidR="68DFDC50">
        <w:rPr>
          <w:rFonts w:ascii="Cambria" w:hAnsi="Cambria" w:eastAsia="ＭＳ 明朝" w:cs="Arial" w:asciiTheme="minorAscii" w:hAnsiTheme="minorAscii" w:eastAsiaTheme="minorEastAsia" w:cstheme="minorBidi"/>
          <w:sz w:val="22"/>
          <w:szCs w:val="22"/>
          <w:lang w:val="es-ES"/>
        </w:rPr>
        <w:t>LLMs</w:t>
      </w:r>
      <w:r w:rsidRPr="676C1B0C" w:rsidR="68DFDC50">
        <w:rPr>
          <w:rFonts w:ascii="Cambria" w:hAnsi="Cambria" w:eastAsia="ＭＳ 明朝" w:cs="Arial" w:asciiTheme="minorAscii" w:hAnsiTheme="minorAscii" w:eastAsiaTheme="minorEastAsia" w:cstheme="minorBidi"/>
          <w:sz w:val="22"/>
          <w:szCs w:val="22"/>
          <w:lang w:val="es-ES"/>
        </w:rPr>
        <w:t xml:space="preserve"> comerciales o </w:t>
      </w:r>
      <w:r w:rsidRPr="676C1B0C" w:rsidR="68DFDC50">
        <w:rPr>
          <w:rFonts w:ascii="Cambria" w:hAnsi="Cambria" w:eastAsia="ＭＳ 明朝" w:cs="Arial" w:asciiTheme="minorAscii" w:hAnsiTheme="minorAscii" w:eastAsiaTheme="minorEastAsia" w:cstheme="minorBidi"/>
          <w:sz w:val="22"/>
          <w:szCs w:val="22"/>
          <w:lang w:val="es-ES"/>
        </w:rPr>
        <w:t>SLMs</w:t>
      </w:r>
      <w:r w:rsidRPr="676C1B0C" w:rsidR="68DFDC50">
        <w:rPr>
          <w:rFonts w:ascii="Cambria" w:hAnsi="Cambria" w:eastAsia="ＭＳ 明朝" w:cs="Arial" w:asciiTheme="minorAscii" w:hAnsiTheme="minorAscii" w:eastAsiaTheme="minorEastAsia" w:cstheme="minorBidi"/>
          <w:sz w:val="22"/>
          <w:szCs w:val="22"/>
          <w:lang w:val="es-ES"/>
        </w:rPr>
        <w:t xml:space="preserve"> locales). Mide los costes por procesamiento de tokens de entrada/salida, evalúa el impacto económico de la ingesta masiva, define límites de gasto y prioriza elementos tecnológicos para mejorar la eficiencia presupuestaria.</w:t>
      </w:r>
      <w:r w:rsidRPr="676C1B0C" w:rsidR="1C7AF100">
        <w:rPr>
          <w:rFonts w:ascii="Cambria" w:hAnsi="Cambria" w:eastAsia="ＭＳ 明朝" w:cs="Arial" w:asciiTheme="minorAscii" w:hAnsiTheme="minorAscii" w:eastAsiaTheme="minorEastAsia" w:cstheme="minorBidi"/>
          <w:sz w:val="22"/>
          <w:szCs w:val="22"/>
          <w:lang w:val="es-ES"/>
        </w:rPr>
        <w:t xml:space="preserve"> </w:t>
      </w:r>
      <w:r w:rsidRPr="676C1B0C" w:rsidR="1C7AF100">
        <w:rPr>
          <w:rFonts w:ascii="Cambria" w:hAnsi="Cambria" w:eastAsia="ＭＳ 明朝" w:cs="Arial" w:asciiTheme="minorAscii" w:hAnsiTheme="minorAscii" w:eastAsiaTheme="minorEastAsia" w:cstheme="minorBidi"/>
          <w:color w:val="00B050"/>
          <w:sz w:val="22"/>
          <w:szCs w:val="22"/>
          <w:lang w:val="es-ES"/>
        </w:rPr>
        <w:t xml:space="preserve">Si se están procesando archivos multimedia, se modelará el </w:t>
      </w:r>
      <w:r w:rsidRPr="676C1B0C" w:rsidR="1C7AF100">
        <w:rPr>
          <w:noProof w:val="0"/>
          <w:color w:val="00B050"/>
          <w:lang w:val="es-ES"/>
        </w:rPr>
        <w:t>coste de medios (ASR, VLM de vídeo, almacén de objetos) como partida de estructura propia, diferenciada del coste por token que ya gobierna.</w:t>
      </w:r>
    </w:p>
    <w:p w:rsidRPr="007E3065" w:rsidR="007E3065" w:rsidRDefault="007E3065" w14:paraId="135D05E5" w14:textId="77777777">
      <w:pPr>
        <w:pStyle w:val="NormalWeb"/>
        <w:numPr>
          <w:ilvl w:val="0"/>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Equipo de Desarrollo de IA Generativa:</w:t>
      </w:r>
      <w:r w:rsidRPr="007E3065">
        <w:rPr>
          <w:rFonts w:asciiTheme="minorHAnsi" w:hAnsiTheme="minorHAnsi" w:eastAsiaTheme="minorEastAsia" w:cstheme="minorBidi"/>
          <w:sz w:val="22"/>
          <w:szCs w:val="22"/>
          <w:lang w:val="es-ES"/>
        </w:rPr>
        <w:t xml:space="preserve"> Célula técnica encargada de construir, optimizar, probar y desplegar la solución. Sus integrantes comparten la responsabilidad de la integridad técnica del pipeline, asegurando que la indexación y recuperación respeten la semántica de las fuentes de origen. Se divide en:</w:t>
      </w:r>
    </w:p>
    <w:p w:rsidRPr="007E3065" w:rsidR="007E3065" w:rsidRDefault="007E3065" w14:paraId="72B7CFF8" w14:textId="77777777">
      <w:pPr>
        <w:pStyle w:val="NormalWeb"/>
        <w:numPr>
          <w:ilvl w:val="1"/>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IAG Tech Lead:</w:t>
      </w:r>
      <w:r w:rsidRPr="007E3065">
        <w:rPr>
          <w:rFonts w:asciiTheme="minorHAnsi" w:hAnsiTheme="minorHAnsi" w:eastAsiaTheme="minorEastAsia" w:cstheme="minorBidi"/>
          <w:sz w:val="22"/>
          <w:szCs w:val="22"/>
          <w:lang w:val="es-ES"/>
        </w:rPr>
        <w:t xml:space="preserve"> Máximo responsable de la arquitectura técnica, estándares de código y decisiones de ingeniería (paradigmas RAG, KAG o GraphRAG).</w:t>
      </w:r>
    </w:p>
    <w:p w:rsidRPr="007E3065" w:rsidR="007E3065" w:rsidRDefault="007E3065" w14:paraId="10B25CA0" w14:textId="77777777">
      <w:pPr>
        <w:pStyle w:val="NormalWeb"/>
        <w:numPr>
          <w:ilvl w:val="1"/>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IAG Engineer:</w:t>
      </w:r>
      <w:r w:rsidRPr="007E3065">
        <w:rPr>
          <w:rFonts w:asciiTheme="minorHAnsi" w:hAnsiTheme="minorHAnsi" w:eastAsiaTheme="minorEastAsia" w:cstheme="minorBidi"/>
          <w:sz w:val="22"/>
          <w:szCs w:val="22"/>
          <w:lang w:val="es-ES"/>
        </w:rPr>
        <w:t xml:space="preserve"> Encargado de implementar físicamente la arquitectura, integrar las bases de datos vectoriales y resolver la conexión técnica entre componentes.</w:t>
      </w:r>
    </w:p>
    <w:p w:rsidRPr="007E3065" w:rsidR="007E3065" w:rsidRDefault="007E3065" w14:paraId="25981F99" w14:textId="77777777">
      <w:pPr>
        <w:pStyle w:val="NormalWeb"/>
        <w:numPr>
          <w:ilvl w:val="1"/>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Prompt Engineer:</w:t>
      </w:r>
      <w:r w:rsidRPr="007E3065">
        <w:rPr>
          <w:rFonts w:asciiTheme="minorHAnsi" w:hAnsiTheme="minorHAnsi" w:eastAsiaTheme="minorEastAsia" w:cstheme="minorBidi"/>
          <w:sz w:val="22"/>
          <w:szCs w:val="22"/>
          <w:lang w:val="es-ES"/>
        </w:rPr>
        <w:t xml:space="preserve"> Especialista en optimizar la comunicación con los modelos de lenguaje, diseñando plantillas de prompts de sistema y estructurando el contexto inyectado.</w:t>
      </w:r>
    </w:p>
    <w:p w:rsidRPr="007E3065" w:rsidR="007E3065" w:rsidRDefault="007E3065" w14:paraId="5800F045" w14:textId="77777777">
      <w:pPr>
        <w:pStyle w:val="NormalWeb"/>
        <w:numPr>
          <w:ilvl w:val="1"/>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QA (Quality Assurance):</w:t>
      </w:r>
      <w:r w:rsidRPr="007E3065">
        <w:rPr>
          <w:rFonts w:asciiTheme="minorHAnsi" w:hAnsiTheme="minorHAnsi" w:eastAsiaTheme="minorEastAsia" w:cstheme="minorBidi"/>
          <w:sz w:val="22"/>
          <w:szCs w:val="22"/>
          <w:lang w:val="es-ES"/>
        </w:rPr>
        <w:t xml:space="preserve"> Encargado de evaluar el rendimiento técnico de los modelos, diseñar datasets de prueba (gold datasets) para evaluar alucinaciones y ejecutar pruebas de regresión o inyección de prompts.</w:t>
      </w:r>
    </w:p>
    <w:p w:rsidRPr="007E3065" w:rsidR="007E3065" w:rsidRDefault="007E3065" w14:paraId="370E700B" w14:textId="77777777">
      <w:pPr>
        <w:pStyle w:val="NormalWeb"/>
        <w:numPr>
          <w:ilvl w:val="1"/>
          <w:numId w:val="51"/>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DevOps:</w:t>
      </w:r>
      <w:r w:rsidRPr="007E3065">
        <w:rPr>
          <w:rFonts w:asciiTheme="minorHAnsi" w:hAnsiTheme="minorHAnsi" w:eastAsiaTheme="minorEastAsia" w:cstheme="minorBidi"/>
          <w:sz w:val="22"/>
          <w:szCs w:val="22"/>
          <w:lang w:val="es-ES"/>
        </w:rPr>
        <w:t xml:space="preserve"> Ingeniero encargado de la infraestructura, automatización y el ciclo de vida del despliegue continuo (CI/CD) de modelos y contenedores en producción.</w:t>
      </w:r>
    </w:p>
    <w:p w:rsidRPr="007E3065" w:rsidR="007E3065" w:rsidP="676C1B0C" w:rsidRDefault="007E3065" w14:paraId="3FED1BD4" w14:textId="77777777">
      <w:pPr>
        <w:pStyle w:val="NormalWeb"/>
        <w:numPr>
          <w:ilvl w:val="0"/>
          <w:numId w:val="51"/>
        </w:numPr>
        <w:rPr>
          <w:rFonts w:ascii="Cambria" w:hAnsi="Cambria" w:eastAsia="ＭＳ 明朝" w:cs="Arial" w:asciiTheme="minorAscii" w:hAnsiTheme="minorAscii" w:eastAsiaTheme="minorEastAsia" w:cstheme="minorBidi"/>
          <w:sz w:val="22"/>
          <w:szCs w:val="22"/>
          <w:lang w:val="es-ES"/>
        </w:rPr>
      </w:pPr>
      <w:r w:rsidRPr="676C1B0C" w:rsidR="68DFDC50">
        <w:rPr>
          <w:rFonts w:ascii="Cambria" w:hAnsi="Cambria" w:eastAsia="ＭＳ 明朝" w:cs="Arial" w:asciiTheme="minorAscii" w:hAnsiTheme="minorAscii" w:eastAsiaTheme="minorEastAsia" w:cstheme="minorBidi"/>
          <w:b w:val="1"/>
          <w:bCs w:val="1"/>
          <w:sz w:val="22"/>
          <w:szCs w:val="22"/>
          <w:lang w:val="es-ES"/>
        </w:rPr>
        <w:t>Data Consumer / AI End User (Consumidor del Dato):</w:t>
      </w:r>
      <w:r w:rsidRPr="676C1B0C" w:rsidR="68DFDC50">
        <w:rPr>
          <w:rFonts w:ascii="Cambria" w:hAnsi="Cambria" w:eastAsia="ＭＳ 明朝" w:cs="Arial" w:asciiTheme="minorAscii" w:hAnsiTheme="minorAscii" w:eastAsiaTheme="minorEastAsia" w:cstheme="minorBidi"/>
          <w:sz w:val="22"/>
          <w:szCs w:val="22"/>
          <w:lang w:val="es-ES"/>
        </w:rPr>
        <w:t xml:space="preserve"> Empleado o sistema que interactúa con las soluciones de IA mediante el envío de prompts. No accede al dato de forma directa, sino a una síntesis contextualizada. Sus permisos de consulta de lectura están estrictamente limitados por las políticas de acceso del sistema.</w:t>
      </w:r>
    </w:p>
    <w:p w:rsidRPr="00F61DB4" w:rsidR="007E3065" w:rsidP="71518F22" w:rsidRDefault="00DD69F5" w14:paraId="065178F3" w14:textId="398E8BBE">
      <w:pPr>
        <w:pStyle w:val="Heading3"/>
        <w:rPr>
          <w:lang w:val="es-ES"/>
        </w:rPr>
      </w:pPr>
      <w:bookmarkStart w:name="_Toc231226330" w:id="61"/>
      <w:r w:rsidRPr="71518F22">
        <w:rPr>
          <w:lang w:val="es-ES"/>
        </w:rPr>
        <w:t>4</w:t>
      </w:r>
      <w:r w:rsidRPr="71518F22" w:rsidR="007E3065">
        <w:rPr>
          <w:lang w:val="es-ES"/>
        </w:rPr>
        <w:t>.2</w:t>
      </w:r>
      <w:bookmarkEnd w:id="61"/>
      <w:r w:rsidRPr="71518F22" w:rsidR="1DF0C279">
        <w:rPr>
          <w:lang w:val="es-ES"/>
        </w:rPr>
        <w:t>ieres que vaya</w:t>
      </w:r>
    </w:p>
    <w:p w:rsidRPr="007E3065" w:rsidR="007E3065" w:rsidP="007E3065" w:rsidRDefault="007E3065" w14:paraId="7E99A916" w14:textId="77777777">
      <w:pPr>
        <w:pStyle w:val="NormalWeb"/>
        <w:rPr>
          <w:rFonts w:asciiTheme="minorHAnsi" w:hAnsiTheme="minorHAnsi" w:eastAsiaTheme="minorEastAsia" w:cstheme="minorBidi"/>
          <w:sz w:val="22"/>
          <w:szCs w:val="22"/>
          <w:lang w:val="es-ES"/>
        </w:rPr>
      </w:pPr>
      <w:r w:rsidRPr="007E3065">
        <w:rPr>
          <w:rFonts w:asciiTheme="minorHAnsi" w:hAnsiTheme="minorHAnsi" w:eastAsiaTheme="minorEastAsia" w:cstheme="minorBidi"/>
          <w:sz w:val="22"/>
          <w:szCs w:val="22"/>
          <w:lang w:val="es-ES"/>
        </w:rPr>
        <w:t>Para que los perfiles anteriores operen de manera automatizada y segura, la arquitectura implementa un modelo rígido de gestión de identidades y políticas de filtrado que actúa en tiempo de ejecución.</w:t>
      </w:r>
    </w:p>
    <w:p w:rsidRPr="007E3065" w:rsidR="007E3065" w:rsidRDefault="007E3065" w14:paraId="67F8B4A4" w14:textId="77777777">
      <w:pPr>
        <w:pStyle w:val="NormalWeb"/>
        <w:numPr>
          <w:ilvl w:val="0"/>
          <w:numId w:val="52"/>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Control de Acceso Basado en Roles y Atributos (RBAC y ABAC):</w:t>
      </w:r>
      <w:r w:rsidRPr="007E3065">
        <w:rPr>
          <w:rFonts w:asciiTheme="minorHAnsi" w:hAnsiTheme="minorHAnsi" w:eastAsiaTheme="minorEastAsia" w:cstheme="minorBidi"/>
          <w:sz w:val="22"/>
          <w:szCs w:val="22"/>
          <w:lang w:val="es-ES"/>
        </w:rPr>
        <w:t xml:space="preserve"> El sistema hereda las identidades de los usuarios mediante protocolos corporativos estándar (como OAuth2 o Active Directory) estructurándose en dos capas:</w:t>
      </w:r>
    </w:p>
    <w:p w:rsidRPr="007E3065" w:rsidR="007E3065" w:rsidRDefault="007E3065" w14:paraId="4B36D6F6" w14:textId="77777777">
      <w:pPr>
        <w:pStyle w:val="NormalWeb"/>
        <w:numPr>
          <w:ilvl w:val="1"/>
          <w:numId w:val="52"/>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Capa RBAC:</w:t>
      </w:r>
      <w:r w:rsidRPr="007E3065">
        <w:rPr>
          <w:rFonts w:asciiTheme="minorHAnsi" w:hAnsiTheme="minorHAnsi" w:eastAsiaTheme="minorEastAsia" w:cstheme="minorBidi"/>
          <w:sz w:val="22"/>
          <w:szCs w:val="22"/>
          <w:lang w:val="es-ES"/>
        </w:rPr>
        <w:t xml:space="preserve"> Define qué funciones de la IA puede ejecutar un perfil de usuario (ej. el Data Steward puede reindexar y unificar fragmentos; el Data Consumer solo puede realizar consultas de lectura).</w:t>
      </w:r>
    </w:p>
    <w:p w:rsidRPr="007E3065" w:rsidR="007E3065" w:rsidRDefault="007E3065" w14:paraId="11E17DFA" w14:textId="43460652">
      <w:pPr>
        <w:pStyle w:val="NormalWeb"/>
        <w:numPr>
          <w:ilvl w:val="1"/>
          <w:numId w:val="52"/>
        </w:numPr>
        <w:rPr>
          <w:rFonts w:asciiTheme="minorHAnsi" w:hAnsiTheme="minorHAnsi" w:eastAsiaTheme="minorEastAsia" w:cstheme="minorBidi"/>
          <w:sz w:val="22"/>
          <w:szCs w:val="22"/>
          <w:lang w:val="es-ES"/>
          <w:rPrChange w:author="Ivor Padilla" w:date="2026-06-01T13:34:00Z" w16du:dateUtc="2026-06-01T11:34:00Z" w:id="62">
            <w:rPr>
              <w:lang w:val="es-ES"/>
            </w:rPr>
          </w:rPrChange>
        </w:rPr>
      </w:pPr>
      <w:r w:rsidRPr="00F61DB4">
        <w:rPr>
          <w:rFonts w:asciiTheme="minorHAnsi" w:hAnsiTheme="minorHAnsi" w:eastAsiaTheme="minorEastAsia" w:cstheme="minorBidi"/>
          <w:b/>
          <w:bCs/>
          <w:sz w:val="22"/>
          <w:szCs w:val="22"/>
          <w:lang w:val="es-ES"/>
        </w:rPr>
        <w:t>Capa ABAC:</w:t>
      </w:r>
      <w:r w:rsidRPr="007E3065">
        <w:rPr>
          <w:rFonts w:asciiTheme="minorHAnsi" w:hAnsiTheme="minorHAnsi" w:eastAsiaTheme="minorEastAsia" w:cstheme="minorBidi"/>
          <w:sz w:val="22"/>
          <w:szCs w:val="22"/>
          <w:lang w:val="es-ES"/>
        </w:rPr>
        <w:t xml:space="preserve"> Añade dinamismo evaluando atributos contextuales adjuntos al metadato del documento y del usuario (ej. permitir el acceso a un vector solo si el Departamento del usuario coincide con el del documento, y si su nivel de sensibilidad es inferior a Confidencial).</w:t>
      </w:r>
      <w:ins w:author="Ivor Padilla" w:date="2026-06-01T11:25:00Z" w16du:dateUtc="2026-06-01T11:25:31Z" w:id="63">
        <w:r w:rsidRPr="5E5B5814" w:rsidR="7AD6C424">
          <w:rPr>
            <w:rFonts w:asciiTheme="minorHAnsi" w:hAnsiTheme="minorHAnsi" w:eastAsiaTheme="minorEastAsia" w:cstheme="minorBidi"/>
            <w:sz w:val="22"/>
            <w:szCs w:val="22"/>
            <w:lang w:val="es-ES"/>
          </w:rPr>
          <w:t xml:space="preserve"> </w:t>
        </w:r>
        <w:r w:rsidRPr="03A81FD7" w:rsidR="7AD6C424">
          <w:rPr>
            <w:rFonts w:asciiTheme="minorHAnsi" w:hAnsiTheme="minorHAnsi" w:eastAsiaTheme="minorEastAsia" w:cstheme="minorBidi"/>
            <w:sz w:val="22"/>
            <w:szCs w:val="22"/>
            <w:lang w:val="es-ES"/>
            <w:rPrChange w:author="Ivor Padilla" w:date="2026-06-01T13:34:00Z" w16du:dateUtc="2026-06-01T11:34:00Z" w:id="64">
              <w:rPr>
                <w:lang w:val="es-ES"/>
              </w:rPr>
            </w:rPrChange>
          </w:rPr>
          <w:t>Para que este control sea aplicable en recuperación, cada chunk indexado deberá incluir metadatos de seguridad suficientes para ejecutar filtros de acceso en la base vectorial.</w:t>
        </w:r>
      </w:ins>
    </w:p>
    <w:p w:rsidRPr="007E3065" w:rsidR="007E3065" w:rsidRDefault="007E3065" w14:paraId="12AA94CC" w14:textId="77777777">
      <w:pPr>
        <w:pStyle w:val="NormalWeb"/>
        <w:numPr>
          <w:ilvl w:val="0"/>
          <w:numId w:val="52"/>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Ciclo de Vida y Aprovisionamiento de Permisos:</w:t>
      </w:r>
      <w:r w:rsidRPr="007E3065">
        <w:rPr>
          <w:rFonts w:asciiTheme="minorHAnsi" w:hAnsiTheme="minorHAnsi" w:eastAsiaTheme="minorEastAsia" w:cstheme="minorBidi"/>
          <w:sz w:val="22"/>
          <w:szCs w:val="22"/>
          <w:lang w:val="es-ES"/>
        </w:rPr>
        <w:t xml:space="preserve"> Las políticas de acceso son dinámicas y se rigen por los siguientes principios:</w:t>
      </w:r>
    </w:p>
    <w:p w:rsidRPr="007E3065" w:rsidR="007E3065" w:rsidRDefault="007E3065" w14:paraId="351B19B2" w14:textId="77777777">
      <w:pPr>
        <w:pStyle w:val="NormalWeb"/>
        <w:numPr>
          <w:ilvl w:val="1"/>
          <w:numId w:val="52"/>
        </w:numPr>
        <w:rPr>
          <w:ins w:author="Ivor Padilla" w:date="2026-06-01T11:31:00Z" w16du:dateUtc="2026-06-01T11:31:05Z" w:id="65"/>
          <w:rFonts w:asciiTheme="minorHAnsi" w:hAnsiTheme="minorHAnsi" w:eastAsiaTheme="minorEastAsia" w:cstheme="minorBidi"/>
          <w:sz w:val="22"/>
          <w:szCs w:val="22"/>
          <w:lang w:val="es-ES"/>
        </w:rPr>
      </w:pPr>
      <w:r w:rsidRPr="007E3065">
        <w:rPr>
          <w:rFonts w:asciiTheme="minorHAnsi" w:hAnsiTheme="minorHAnsi" w:eastAsiaTheme="minorEastAsia" w:cstheme="minorBidi"/>
          <w:sz w:val="22"/>
          <w:szCs w:val="22"/>
          <w:lang w:val="es-ES"/>
        </w:rPr>
        <w:t>El Data Owner es la única autoridad para emitir o revocar derechos de explotación sobre su temática documental.</w:t>
      </w:r>
    </w:p>
    <w:p w:rsidR="3DA1928C" w:rsidP="704943B5" w:rsidRDefault="00FF46AD" w14:paraId="5FACC184" w14:textId="7F272F9B">
      <w:pPr>
        <w:pStyle w:val="NormalWeb"/>
        <w:numPr>
          <w:ilvl w:val="1"/>
          <w:numId w:val="52"/>
        </w:numPr>
        <w:rPr>
          <w:rFonts w:asciiTheme="minorHAnsi" w:hAnsiTheme="minorHAnsi" w:eastAsiaTheme="minorEastAsia" w:cstheme="minorBidi"/>
          <w:sz w:val="22"/>
          <w:szCs w:val="22"/>
          <w:lang w:val="es-ES"/>
          <w:rPrChange w:author="Ivor Padilla" w:date="2026-06-01T13:34:00Z" w16du:dateUtc="2026-06-01T11:34:00Z" w:id="66">
            <w:rPr>
              <w:lang w:val="es-ES"/>
            </w:rPr>
          </w:rPrChange>
        </w:rPr>
      </w:pPr>
      <w:ins w:author="Ivor Padilla" w:date="2026-06-01T11:31:00Z" w16du:dateUtc="2026-06-01T11:31:05Z" w:id="67">
        <w:r w:rsidRPr="03A81FD7">
          <w:rPr>
            <w:rFonts w:asciiTheme="minorHAnsi" w:hAnsiTheme="minorHAnsi" w:eastAsiaTheme="minorEastAsia" w:cstheme="minorBidi"/>
            <w:sz w:val="22"/>
            <w:szCs w:val="22"/>
            <w:lang w:val="es-ES"/>
            <w:rPrChange w:author="Ivor Padilla" w:date="2026-06-01T13:34:00Z" w16du:dateUtc="2026-06-01T11:34:00Z" w:id="68">
              <w:rPr>
                <w:lang w:val="es-ES"/>
              </w:rPr>
            </w:rPrChange>
          </w:rPr>
          <w:t>El Data Steward traduce esa decisión en criterios operativos de acceso, identificando qué componentes del dominio pueden exponerse a cada rol y coordinando con ingeniería su preparación.</w:t>
        </w:r>
      </w:ins>
    </w:p>
    <w:p w:rsidRPr="007E3065" w:rsidR="007E3065" w:rsidRDefault="007E3065" w14:paraId="6BB5955B" w14:textId="77777777">
      <w:pPr>
        <w:pStyle w:val="NormalWeb"/>
        <w:numPr>
          <w:ilvl w:val="1"/>
          <w:numId w:val="52"/>
        </w:numPr>
        <w:rPr>
          <w:rFonts w:asciiTheme="minorHAnsi" w:hAnsiTheme="minorHAnsi" w:eastAsiaTheme="minorEastAsia" w:cstheme="minorBidi"/>
          <w:sz w:val="22"/>
          <w:szCs w:val="22"/>
          <w:lang w:val="es-ES"/>
        </w:rPr>
      </w:pPr>
      <w:r w:rsidRPr="007E3065">
        <w:rPr>
          <w:rFonts w:asciiTheme="minorHAnsi" w:hAnsiTheme="minorHAnsi" w:eastAsiaTheme="minorEastAsia" w:cstheme="minorBidi"/>
          <w:sz w:val="22"/>
          <w:szCs w:val="22"/>
          <w:lang w:val="es-ES"/>
        </w:rPr>
        <w:t>Cualquier cambio organizativo o en la criticidad de un proyecto desencadena una actualización automática en los metadatos vectoriales, gestionada por el Data Steward.</w:t>
      </w:r>
    </w:p>
    <w:p w:rsidRPr="007E3065" w:rsidR="007E3065" w:rsidRDefault="007E3065" w14:paraId="302FC024" w14:textId="77777777">
      <w:pPr>
        <w:pStyle w:val="NormalWeb"/>
        <w:numPr>
          <w:ilvl w:val="1"/>
          <w:numId w:val="52"/>
        </w:numPr>
        <w:rPr>
          <w:ins w:author="Ivor Padilla" w:date="2026-06-01T11:27:00Z" w16du:dateUtc="2026-06-01T11:27:23Z" w:id="69"/>
          <w:rFonts w:asciiTheme="minorHAnsi" w:hAnsiTheme="minorHAnsi" w:eastAsiaTheme="minorEastAsia" w:cstheme="minorBidi"/>
          <w:sz w:val="22"/>
          <w:szCs w:val="22"/>
          <w:lang w:val="es-ES"/>
        </w:rPr>
      </w:pPr>
      <w:r w:rsidRPr="007E3065">
        <w:rPr>
          <w:rFonts w:asciiTheme="minorHAnsi" w:hAnsiTheme="minorHAnsi" w:eastAsiaTheme="minorEastAsia" w:cstheme="minorBidi"/>
          <w:sz w:val="22"/>
          <w:szCs w:val="22"/>
          <w:lang w:val="es-ES"/>
        </w:rPr>
        <w:t>Se implementa la política de "Privilegio Mínimo Transversal", garantizando que los usuarios y agentes del pipeline solo accedan a los recursos estrictamente necesarios para su función.</w:t>
      </w:r>
    </w:p>
    <w:p w:rsidR="011E5A1D" w:rsidP="011E5A1D" w:rsidRDefault="3062833E" w14:paraId="15DC2662" w14:textId="3E8961CA">
      <w:pPr>
        <w:pStyle w:val="NormalWeb"/>
        <w:numPr>
          <w:ilvl w:val="1"/>
          <w:numId w:val="52"/>
        </w:numPr>
        <w:rPr>
          <w:rFonts w:asciiTheme="minorHAnsi" w:hAnsiTheme="minorHAnsi" w:eastAsiaTheme="minorEastAsia" w:cstheme="minorBidi"/>
          <w:sz w:val="22"/>
          <w:szCs w:val="22"/>
          <w:lang w:val="es-ES"/>
          <w:rPrChange w:author="Ivor Padilla" w:date="2026-06-01T13:34:00Z" w16du:dateUtc="2026-06-01T11:34:00Z" w:id="70">
            <w:rPr>
              <w:lang w:val="es-ES"/>
            </w:rPr>
          </w:rPrChange>
        </w:rPr>
      </w:pPr>
      <w:ins w:author="Ivor Padilla" w:date="2026-06-01T11:27:00Z" w16du:dateUtc="2026-06-01T11:27:24Z" w:id="71">
        <w:r w:rsidRPr="03A81FD7">
          <w:rPr>
            <w:rFonts w:asciiTheme="minorHAnsi" w:hAnsiTheme="minorHAnsi" w:eastAsiaTheme="minorEastAsia" w:cstheme="minorBidi"/>
            <w:sz w:val="22"/>
            <w:szCs w:val="22"/>
            <w:lang w:val="es-ES"/>
            <w:rPrChange w:author="Ivor Padilla" w:date="2026-06-01T13:34:00Z" w16du:dateUtc="2026-06-01T11:34:00Z" w:id="72">
              <w:rPr>
                <w:lang w:val="es-ES"/>
              </w:rPr>
            </w:rPrChange>
          </w:rPr>
          <w:t>El alta, baja y modificación de accesos de consumidores de datos y operadores de IA deberá automatizarse para evitar permisos residuales o desactualizados.</w:t>
        </w:r>
      </w:ins>
    </w:p>
    <w:p w:rsidRPr="007E3065" w:rsidR="007E3065" w:rsidRDefault="007E3065" w14:paraId="32EAF720" w14:textId="77777777">
      <w:pPr>
        <w:pStyle w:val="NormalWeb"/>
        <w:numPr>
          <w:ilvl w:val="0"/>
          <w:numId w:val="52"/>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Mecanismo de Filtrado Técnico en el Retrieval (Early-Binding Guard):</w:t>
      </w:r>
      <w:r w:rsidRPr="007E3065">
        <w:rPr>
          <w:rFonts w:asciiTheme="minorHAnsi" w:hAnsiTheme="minorHAnsi" w:eastAsiaTheme="minorEastAsia" w:cstheme="minorBidi"/>
          <w:sz w:val="22"/>
          <w:szCs w:val="22"/>
          <w:lang w:val="es-ES"/>
        </w:rPr>
        <w:t xml:space="preserve"> Para mitigar ataques de inyección de prompts (Prompt Injection) o exfiltración de secretos, se prohíbe taxativamente confiar la protección de los datos a las instrucciones del sistema (prompts de sistema). La seguridad se gestiona directamente en los datos mediante la base de datos vectorial antes de que el contexto llegue al modelo:</w:t>
      </w:r>
    </w:p>
    <w:p w:rsidRPr="007E3065" w:rsidR="007E3065" w:rsidRDefault="007E3065" w14:paraId="7B175C7D" w14:textId="77777777">
      <w:pPr>
        <w:pStyle w:val="NormalWeb"/>
        <w:numPr>
          <w:ilvl w:val="1"/>
          <w:numId w:val="52"/>
        </w:numPr>
        <w:rPr>
          <w:rFonts w:asciiTheme="minorHAnsi" w:hAnsiTheme="minorHAnsi" w:eastAsiaTheme="minorEastAsia" w:cstheme="minorBidi"/>
          <w:sz w:val="22"/>
          <w:szCs w:val="22"/>
          <w:lang w:val="es-ES"/>
        </w:rPr>
      </w:pPr>
      <w:r w:rsidRPr="007E3065">
        <w:rPr>
          <w:rFonts w:asciiTheme="minorHAnsi" w:hAnsiTheme="minorHAnsi" w:eastAsiaTheme="minorEastAsia" w:cstheme="minorBidi"/>
          <w:sz w:val="22"/>
          <w:szCs w:val="22"/>
          <w:lang w:val="es-ES"/>
        </w:rPr>
        <w:t>Cuando el Data Consumer introduce un prompt, el sistema adjunta de forma invisible sus credenciales cifradas a la petición.</w:t>
      </w:r>
    </w:p>
    <w:p w:rsidRPr="007E3065" w:rsidR="007E3065" w:rsidP="71518F22" w:rsidRDefault="007E3065" w14:paraId="4A442DC2" w14:textId="77777777">
      <w:pPr>
        <w:pStyle w:val="NormalWeb"/>
        <w:numPr>
          <w:ilvl w:val="1"/>
          <w:numId w:val="52"/>
        </w:numPr>
        <w:rPr>
          <w:rFonts w:asciiTheme="minorHAnsi" w:hAnsiTheme="minorHAnsi" w:eastAsiaTheme="minorEastAsia" w:cstheme="minorBidi"/>
          <w:sz w:val="22"/>
          <w:szCs w:val="22"/>
          <w:lang w:val="es-ES"/>
        </w:rPr>
      </w:pPr>
      <w:r w:rsidRPr="71518F22">
        <w:rPr>
          <w:rFonts w:asciiTheme="minorHAnsi" w:hAnsiTheme="minorHAnsi" w:eastAsiaTheme="minorEastAsia" w:cstheme="minorBidi"/>
          <w:sz w:val="22"/>
          <w:szCs w:val="22"/>
          <w:lang w:val="es-ES"/>
        </w:rPr>
        <w:t>La base de datos vectorial aplica una cláusula lógica de</w:t>
      </w:r>
      <w:commentRangeStart w:id="73"/>
      <w:r w:rsidRPr="71518F22">
        <w:rPr>
          <w:rFonts w:asciiTheme="minorHAnsi" w:hAnsiTheme="minorHAnsi" w:eastAsiaTheme="minorEastAsia" w:cstheme="minorBidi"/>
          <w:sz w:val="22"/>
          <w:szCs w:val="22"/>
          <w:lang w:val="es-ES"/>
        </w:rPr>
        <w:t xml:space="preserve"> filtrado duro </w:t>
      </w:r>
      <w:commentRangeEnd w:id="73"/>
      <w:r w:rsidRPr="71518F22">
        <w:rPr>
          <w:rStyle w:val="CommentReference"/>
          <w:rFonts w:asciiTheme="minorHAnsi" w:hAnsiTheme="minorHAnsi" w:eastAsiaTheme="minorEastAsia" w:cstheme="minorBidi"/>
          <w:sz w:val="22"/>
          <w:szCs w:val="22"/>
          <w:lang w:val="es-ES"/>
        </w:rPr>
        <w:commentReference w:id="73"/>
      </w:r>
      <w:r w:rsidRPr="71518F22">
        <w:rPr>
          <w:rFonts w:asciiTheme="minorHAnsi" w:hAnsiTheme="minorHAnsi" w:eastAsiaTheme="minorEastAsia" w:cstheme="minorBidi"/>
          <w:sz w:val="22"/>
          <w:szCs w:val="22"/>
          <w:lang w:val="es-ES"/>
        </w:rPr>
        <w:t>basada en los metadatos de seguridad de los chunks. El motor de búsqueda ignora por completo los fragmentos restringidos.</w:t>
      </w:r>
    </w:p>
    <w:p w:rsidRPr="007E3065" w:rsidR="007E3065" w:rsidRDefault="007E3065" w14:paraId="349C392E" w14:textId="328597DE">
      <w:pPr>
        <w:pStyle w:val="NormalWeb"/>
        <w:numPr>
          <w:ilvl w:val="1"/>
          <w:numId w:val="52"/>
        </w:numPr>
        <w:rPr>
          <w:lang w:val="es-ES"/>
        </w:rPr>
      </w:pPr>
      <w:r w:rsidRPr="007E3065">
        <w:rPr>
          <w:rFonts w:asciiTheme="minorHAnsi" w:hAnsiTheme="minorHAnsi" w:eastAsiaTheme="minorEastAsia" w:cstheme="minorBidi"/>
          <w:sz w:val="22"/>
          <w:szCs w:val="22"/>
          <w:lang w:val="es-ES"/>
        </w:rPr>
        <w:t xml:space="preserve">Al LLM solo le llegan los fragmentos autorizados. Al no existir esos datos en su contexto de entrada, </w:t>
      </w:r>
      <w:del w:author="Ivor Padilla" w:date="2026-06-01T11:32:00Z" w16du:dateUtc="2026-06-01T11:32:00Z" w:id="74">
        <w:r w:rsidRPr="007E3065">
          <w:rPr>
            <w:rFonts w:asciiTheme="minorHAnsi" w:hAnsiTheme="minorHAnsi" w:eastAsiaTheme="minorEastAsia" w:cstheme="minorBidi"/>
            <w:sz w:val="22"/>
            <w:szCs w:val="22"/>
            <w:lang w:val="es-ES"/>
          </w:rPr>
          <w:delText>se elimina el riesgo de que la IA filtre información confidencial.</w:delText>
        </w:r>
      </w:del>
      <w:ins w:author="Ivor Padilla" w:date="2026-06-01T11:32:00Z" w16du:dateUtc="2026-06-01T11:32:00Z" w:id="75">
        <w:r w:rsidRPr="43125AAF" w:rsidR="7A610AE6">
          <w:rPr>
            <w:rFonts w:asciiTheme="minorHAnsi" w:hAnsiTheme="minorHAnsi" w:eastAsiaTheme="minorEastAsia" w:cstheme="minorBidi"/>
            <w:sz w:val="22"/>
            <w:szCs w:val="22"/>
            <w:lang w:val="es-ES"/>
            <w:rPrChange w:author="Ivor Padilla" w:date="2026-06-01T13:32:00Z" w16du:dateUtc="2026-06-01T11:32:00Z" w:id="76">
              <w:rPr>
                <w:lang w:val="es-ES"/>
              </w:rPr>
            </w:rPrChange>
          </w:rPr>
          <w:t>se reduce significativamente el riesgo de filtración, siempre que el filtrado se ejecute antes de construir el contexto enviado al modelo.</w:t>
        </w:r>
      </w:ins>
    </w:p>
    <w:p w:rsidR="007E3065" w:rsidRDefault="007E3065" w14:paraId="684A5B0C" w14:textId="02117189">
      <w:pPr>
        <w:pStyle w:val="NormalWeb"/>
        <w:numPr>
          <w:ilvl w:val="0"/>
          <w:numId w:val="52"/>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Auditoría e Inmutabilidad de Políticas:</w:t>
      </w:r>
      <w:r w:rsidRPr="007E3065">
        <w:rPr>
          <w:rFonts w:asciiTheme="minorHAnsi" w:hAnsiTheme="minorHAnsi" w:eastAsiaTheme="minorEastAsia" w:cstheme="minorBidi"/>
          <w:sz w:val="22"/>
          <w:szCs w:val="22"/>
          <w:lang w:val="es-ES"/>
        </w:rPr>
        <w:t xml:space="preserve"> Todas las asignaciones, denegaciones de acceso y modificaciones quedan registradas en un log de eventos inmutable, aislado y protegido contra el almacenamiento de datos personales desprotegidos.</w:t>
      </w:r>
      <w:ins w:author="Ivor Padilla" w:date="2026-06-01T11:33:00Z" w16du:dateUtc="2026-06-01T11:33:28Z" w:id="77">
        <w:r w:rsidRPr="007E3065">
          <w:rPr>
            <w:rFonts w:asciiTheme="minorHAnsi" w:hAnsiTheme="minorHAnsi" w:eastAsiaTheme="minorEastAsia" w:cstheme="minorBidi"/>
            <w:sz w:val="22"/>
            <w:szCs w:val="22"/>
            <w:lang w:val="es-ES"/>
          </w:rPr>
          <w:t xml:space="preserve"> </w:t>
        </w:r>
        <w:r w:rsidRPr="3B9B3634" w:rsidR="4C4A7354">
          <w:rPr>
            <w:rFonts w:asciiTheme="minorHAnsi" w:hAnsiTheme="minorHAnsi" w:eastAsiaTheme="minorEastAsia" w:cstheme="minorBidi"/>
            <w:sz w:val="22"/>
            <w:szCs w:val="22"/>
            <w:lang w:val="es-ES"/>
            <w:rPrChange w:author="Ivor Padilla" w:date="2026-06-01T13:34:00Z" w16du:dateUtc="2026-06-01T11:34:00Z" w:id="78">
              <w:rPr>
                <w:lang w:val="es-ES"/>
              </w:rPr>
            </w:rPrChange>
          </w:rPr>
          <w:t>El registro deberá permitir reconstruir quién accedió a qué información, cuándo, con qué propósito y qué contexto fue recuperado durante la consulta.</w:t>
        </w:r>
      </w:ins>
      <w:r w:rsidRPr="18FC9890">
        <w:rPr>
          <w:rFonts w:asciiTheme="minorHAnsi" w:hAnsiTheme="minorHAnsi" w:eastAsiaTheme="minorEastAsia" w:cstheme="minorBidi"/>
          <w:sz w:val="22"/>
          <w:szCs w:val="22"/>
          <w:lang w:val="es-ES"/>
        </w:rPr>
        <w:t xml:space="preserve"> </w:t>
      </w:r>
      <w:r w:rsidRPr="007E3065">
        <w:rPr>
          <w:rFonts w:asciiTheme="minorHAnsi" w:hAnsiTheme="minorHAnsi" w:eastAsiaTheme="minorEastAsia" w:cstheme="minorBidi"/>
          <w:sz w:val="22"/>
          <w:szCs w:val="22"/>
          <w:lang w:val="es-ES"/>
        </w:rPr>
        <w:t>Este registro es auditado periódicamente por el Arquitecto de Seguridad y Privacidad y reportado al IAG Strategy Lead.</w:t>
      </w:r>
    </w:p>
    <w:p w:rsidR="00565ED4" w:rsidP="00565ED4" w:rsidRDefault="00565ED4" w14:paraId="75726834" w14:textId="77777777">
      <w:pPr>
        <w:pStyle w:val="NormalWeb"/>
        <w:ind w:left="720"/>
        <w:rPr>
          <w:rFonts w:asciiTheme="minorHAnsi" w:hAnsiTheme="minorHAnsi" w:eastAsiaTheme="minorEastAsia" w:cstheme="minorBidi"/>
          <w:b/>
          <w:bCs/>
          <w:sz w:val="22"/>
          <w:szCs w:val="22"/>
          <w:lang w:val="es-ES"/>
        </w:rPr>
      </w:pPr>
    </w:p>
    <w:p w:rsidRPr="007E3065" w:rsidR="00565ED4" w:rsidP="00565ED4" w:rsidRDefault="00565ED4" w14:paraId="4B8186E1" w14:textId="77777777">
      <w:pPr>
        <w:pStyle w:val="NormalWeb"/>
        <w:ind w:left="720"/>
        <w:rPr>
          <w:rFonts w:asciiTheme="minorHAnsi" w:hAnsiTheme="minorHAnsi" w:eastAsiaTheme="minorEastAsia" w:cstheme="minorBidi"/>
          <w:sz w:val="22"/>
          <w:szCs w:val="22"/>
          <w:lang w:val="es-ES"/>
        </w:rPr>
      </w:pPr>
    </w:p>
    <w:p w:rsidRPr="00F61DB4" w:rsidR="007E3065" w:rsidP="0001040A" w:rsidRDefault="00DD69F5" w14:paraId="0793C430" w14:textId="4B0BD3C8">
      <w:pPr>
        <w:pStyle w:val="Heading2"/>
        <w:rPr>
          <w:lang w:val="es-ES"/>
        </w:rPr>
      </w:pPr>
      <w:bookmarkStart w:name="_Toc231226331" w:id="79"/>
      <w:r>
        <w:rPr>
          <w:lang w:val="es-ES"/>
        </w:rPr>
        <w:t>5</w:t>
      </w:r>
      <w:r w:rsidRPr="00F61DB4" w:rsidR="007E3065">
        <w:rPr>
          <w:lang w:val="es-ES"/>
        </w:rPr>
        <w:t xml:space="preserve">. </w:t>
      </w:r>
      <w:r w:rsidR="00BA2E09">
        <w:rPr>
          <w:lang w:val="es-ES"/>
        </w:rPr>
        <w:t>Política de datos y estándares de calidad</w:t>
      </w:r>
      <w:bookmarkEnd w:id="79"/>
    </w:p>
    <w:p w:rsidRPr="007E3065" w:rsidR="007E3065" w:rsidP="007E3065" w:rsidRDefault="007E3065" w14:paraId="4ADA1D55" w14:textId="77777777">
      <w:pPr>
        <w:pStyle w:val="NormalWeb"/>
        <w:rPr>
          <w:rFonts w:asciiTheme="minorHAnsi" w:hAnsiTheme="minorHAnsi" w:eastAsiaTheme="minorEastAsia" w:cstheme="minorBidi"/>
          <w:sz w:val="22"/>
          <w:szCs w:val="22"/>
          <w:lang w:val="es-ES"/>
        </w:rPr>
      </w:pPr>
      <w:r w:rsidRPr="007E3065">
        <w:rPr>
          <w:rFonts w:asciiTheme="minorHAnsi" w:hAnsiTheme="minorHAnsi" w:eastAsiaTheme="minorEastAsia" w:cstheme="minorBidi"/>
          <w:sz w:val="22"/>
          <w:szCs w:val="22"/>
          <w:lang w:val="es-ES"/>
        </w:rPr>
        <w:t>Para que la infraestructura de IA Generativa funcione como una fuente de verdad confiable, la organización debe ejecutar políticas normativas automatizables sobre el activo de información. El objetivo de este bloque es blindar la integridad del conocimiento corporativo, garantizar la higiene semántica del repositorio y normar el ciclo de vida de los datos a lo largo de sus transformaciones técnicas.</w:t>
      </w:r>
    </w:p>
    <w:p w:rsidRPr="00F61DB4" w:rsidR="007E3065" w:rsidP="0001040A" w:rsidRDefault="00DD69F5" w14:paraId="2CA4330D" w14:textId="06B1B1C4">
      <w:pPr>
        <w:pStyle w:val="Heading3"/>
        <w:rPr>
          <w:lang w:val="es-ES"/>
        </w:rPr>
      </w:pPr>
      <w:bookmarkStart w:name="_Toc231226332" w:id="80"/>
      <w:r>
        <w:rPr>
          <w:lang w:val="es-ES"/>
        </w:rPr>
        <w:t>5</w:t>
      </w:r>
      <w:r w:rsidRPr="00F61DB4" w:rsidR="007E3065">
        <w:rPr>
          <w:lang w:val="es-ES"/>
        </w:rPr>
        <w:t>.1 Estándares Generales de Calidad e Higiene para el Conocimiento Corporativo</w:t>
      </w:r>
      <w:bookmarkEnd w:id="80"/>
    </w:p>
    <w:p w:rsidRPr="007E3065" w:rsidR="007E3065" w:rsidP="007E3065" w:rsidRDefault="007E3065" w14:paraId="32474627" w14:textId="77777777">
      <w:pPr>
        <w:pStyle w:val="NormalWeb"/>
        <w:rPr>
          <w:rFonts w:asciiTheme="minorHAnsi" w:hAnsiTheme="minorHAnsi" w:eastAsiaTheme="minorEastAsia" w:cstheme="minorBidi"/>
          <w:sz w:val="22"/>
          <w:szCs w:val="22"/>
          <w:lang w:val="es-ES"/>
        </w:rPr>
      </w:pPr>
      <w:r w:rsidRPr="007E3065">
        <w:rPr>
          <w:rFonts w:asciiTheme="minorHAnsi" w:hAnsiTheme="minorHAnsi" w:eastAsiaTheme="minorEastAsia" w:cstheme="minorBidi"/>
          <w:sz w:val="22"/>
          <w:szCs w:val="22"/>
          <w:lang w:val="es-ES"/>
        </w:rPr>
        <w:t>La calidad de las respuestas de un modelo de lenguaje es directamente proporcional a la calidad de los datos que consume (principio Garbage In, Garbage Out). El repositorio exige el cumplimiento de las siguientes directrices:</w:t>
      </w:r>
    </w:p>
    <w:p w:rsidRPr="007E3065" w:rsidR="007E3065" w:rsidRDefault="007E3065" w14:paraId="735B0422" w14:textId="68ADCFDF">
      <w:pPr>
        <w:pStyle w:val="NormalWeb"/>
        <w:numPr>
          <w:ilvl w:val="0"/>
          <w:numId w:val="53"/>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Estándar de Unicidad y No Redundancia Semántica:</w:t>
      </w:r>
      <w:r w:rsidRPr="007E3065">
        <w:rPr>
          <w:rFonts w:asciiTheme="minorHAnsi" w:hAnsiTheme="minorHAnsi" w:eastAsiaTheme="minorEastAsia" w:cstheme="minorBidi"/>
          <w:sz w:val="22"/>
          <w:szCs w:val="22"/>
          <w:lang w:val="es-ES"/>
        </w:rPr>
        <w:t xml:space="preserve"> </w:t>
      </w:r>
      <w:commentRangeStart w:id="81"/>
      <w:commentRangeStart w:id="82"/>
      <w:r w:rsidR="00DB1D3F">
        <w:rPr>
          <w:rFonts w:asciiTheme="minorHAnsi" w:hAnsiTheme="minorHAnsi" w:eastAsiaTheme="minorEastAsia" w:cstheme="minorBidi"/>
          <w:sz w:val="22"/>
          <w:szCs w:val="22"/>
          <w:lang w:val="es-ES"/>
        </w:rPr>
        <w:t>No se recomienda</w:t>
      </w:r>
      <w:r w:rsidRPr="007E3065">
        <w:rPr>
          <w:rFonts w:asciiTheme="minorHAnsi" w:hAnsiTheme="minorHAnsi" w:eastAsiaTheme="minorEastAsia" w:cstheme="minorBidi"/>
          <w:sz w:val="22"/>
          <w:szCs w:val="22"/>
          <w:lang w:val="es-ES"/>
        </w:rPr>
        <w:t xml:space="preserve"> la indexación de documentos duplicados o fragmentos redundantes que saturen el espacio vectorial</w:t>
      </w:r>
      <w:ins w:author="Ivor Padilla" w:date="2026-06-01T11:51:00Z" w16du:dateUtc="2026-06-01T11:51:56Z" w:id="83">
        <w:r w:rsidRPr="53626DCE" w:rsidR="4D29EA17">
          <w:rPr>
            <w:rFonts w:asciiTheme="minorHAnsi" w:hAnsiTheme="minorHAnsi" w:eastAsiaTheme="minorEastAsia" w:cstheme="minorBidi"/>
            <w:sz w:val="22"/>
            <w:szCs w:val="22"/>
            <w:lang w:val="es-ES"/>
          </w:rPr>
          <w:t xml:space="preserve"> </w:t>
        </w:r>
      </w:ins>
      <w:ins w:author="Ivor Padilla" w:date="2026-06-01T11:52:00Z" w16du:dateUtc="2026-06-01T11:52:14Z" w:id="84">
        <w:r w:rsidRPr="437429FF" w:rsidR="4D29EA17">
          <w:rPr>
            <w:rFonts w:asciiTheme="minorHAnsi" w:hAnsiTheme="minorHAnsi" w:eastAsiaTheme="minorEastAsia" w:cstheme="minorBidi"/>
            <w:sz w:val="22"/>
            <w:szCs w:val="22"/>
            <w:lang w:val="es-ES"/>
          </w:rPr>
          <w:t xml:space="preserve">sin aportar contexto </w:t>
        </w:r>
      </w:ins>
      <w:ins w:author="Ivor Padilla" w:date="2026-06-01T11:52:00Z" w16du:dateUtc="2026-06-01T11:52:16Z" w:id="85">
        <w:r w:rsidRPr="3AEF4D81" w:rsidR="4D29EA17">
          <w:rPr>
            <w:rFonts w:asciiTheme="minorHAnsi" w:hAnsiTheme="minorHAnsi" w:eastAsiaTheme="minorEastAsia" w:cstheme="minorBidi"/>
            <w:sz w:val="22"/>
            <w:szCs w:val="22"/>
            <w:lang w:val="es-ES"/>
          </w:rPr>
          <w:t>adicional</w:t>
        </w:r>
      </w:ins>
      <w:r w:rsidRPr="3AEF4D81">
        <w:rPr>
          <w:rFonts w:asciiTheme="minorHAnsi" w:hAnsiTheme="minorHAnsi" w:eastAsiaTheme="minorEastAsia" w:cstheme="minorBidi"/>
          <w:sz w:val="22"/>
          <w:szCs w:val="22"/>
          <w:lang w:val="es-ES"/>
        </w:rPr>
        <w:t>.</w:t>
      </w:r>
      <w:commentRangeEnd w:id="81"/>
      <w:r w:rsidRPr="007E3065">
        <w:rPr>
          <w:rStyle w:val="CommentReference"/>
          <w:rFonts w:asciiTheme="minorHAnsi" w:hAnsiTheme="minorHAnsi" w:eastAsiaTheme="minorEastAsia" w:cstheme="minorBidi"/>
          <w:sz w:val="22"/>
          <w:szCs w:val="22"/>
          <w:lang w:val="es-ES"/>
        </w:rPr>
        <w:commentReference w:id="81"/>
      </w:r>
      <w:commentRangeEnd w:id="82"/>
      <w:r>
        <w:rPr>
          <w:rStyle w:val="CommentReference"/>
        </w:rPr>
        <w:commentReference w:id="82"/>
      </w:r>
      <w:r w:rsidRPr="007E3065">
        <w:rPr>
          <w:rFonts w:asciiTheme="minorHAnsi" w:hAnsiTheme="minorHAnsi" w:eastAsiaTheme="minorEastAsia" w:cstheme="minorBidi"/>
          <w:sz w:val="22"/>
          <w:szCs w:val="22"/>
          <w:lang w:val="es-ES"/>
        </w:rPr>
        <w:t xml:space="preserve"> </w:t>
      </w:r>
      <w:r w:rsidR="002C5C0D">
        <w:rPr>
          <w:rFonts w:asciiTheme="minorHAnsi" w:hAnsiTheme="minorHAnsi" w:eastAsiaTheme="minorEastAsia" w:cstheme="minorBidi"/>
          <w:sz w:val="22"/>
          <w:szCs w:val="22"/>
          <w:lang w:val="es-ES"/>
        </w:rPr>
        <w:t>Un buen pipeline</w:t>
      </w:r>
      <w:r w:rsidRPr="007E3065">
        <w:rPr>
          <w:rFonts w:asciiTheme="minorHAnsi" w:hAnsiTheme="minorHAnsi" w:eastAsiaTheme="minorEastAsia" w:cstheme="minorBidi"/>
          <w:sz w:val="22"/>
          <w:szCs w:val="22"/>
          <w:lang w:val="es-ES"/>
        </w:rPr>
        <w:t xml:space="preserve"> aplicará </w:t>
      </w:r>
      <w:r w:rsidR="00801233">
        <w:rPr>
          <w:rFonts w:asciiTheme="minorHAnsi" w:hAnsiTheme="minorHAnsi" w:eastAsiaTheme="minorEastAsia" w:cstheme="minorBidi"/>
          <w:sz w:val="22"/>
          <w:szCs w:val="22"/>
          <w:lang w:val="es-ES"/>
        </w:rPr>
        <w:t>mecanismos</w:t>
      </w:r>
      <w:ins w:author="Ivor Padilla" w:date="2026-06-01T11:53:00Z" w16du:dateUtc="2026-06-01T11:53:30Z" w:id="86">
        <w:r w:rsidRPr="4861A97B" w:rsidR="4CBC42DB">
          <w:rPr>
            <w:rFonts w:asciiTheme="minorHAnsi" w:hAnsiTheme="minorHAnsi" w:eastAsiaTheme="minorEastAsia" w:cstheme="minorBidi"/>
            <w:sz w:val="22"/>
            <w:szCs w:val="22"/>
            <w:lang w:val="es-ES"/>
          </w:rPr>
          <w:t>,</w:t>
        </w:r>
      </w:ins>
      <w:ins w:author="Ivor Padilla" w:date="2026-06-01T11:53:00Z" w16du:dateUtc="2026-06-01T11:53:40Z" w:id="87">
        <w:r w:rsidRPr="007E3065">
          <w:rPr>
            <w:rFonts w:asciiTheme="minorHAnsi" w:hAnsiTheme="minorHAnsi" w:eastAsiaTheme="minorEastAsia" w:cstheme="minorBidi"/>
            <w:sz w:val="22"/>
            <w:szCs w:val="22"/>
            <w:lang w:val="es-ES"/>
          </w:rPr>
          <w:t xml:space="preserve"> </w:t>
        </w:r>
        <w:r w:rsidRPr="3E1C1C0E" w:rsidR="4CBC42DB">
          <w:rPr>
            <w:rFonts w:asciiTheme="minorHAnsi" w:hAnsiTheme="minorHAnsi" w:eastAsiaTheme="minorEastAsia" w:cstheme="minorBidi"/>
            <w:sz w:val="22"/>
            <w:szCs w:val="22"/>
            <w:lang w:val="es-ES"/>
          </w:rPr>
          <w:t xml:space="preserve">como la generación de fragmentos con </w:t>
        </w:r>
      </w:ins>
      <w:ins w:author="Ivor Padilla" w:date="2026-06-01T11:53:00Z" w16du:dateUtc="2026-06-01T11:53:48Z" w:id="88">
        <w:r w:rsidRPr="4DCF02FB" w:rsidR="4CBC42DB">
          <w:rPr>
            <w:rFonts w:asciiTheme="minorHAnsi" w:hAnsiTheme="minorHAnsi" w:eastAsiaTheme="minorEastAsia" w:cstheme="minorBidi"/>
            <w:sz w:val="22"/>
            <w:szCs w:val="22"/>
            <w:lang w:val="es-ES"/>
          </w:rPr>
          <w:t xml:space="preserve">límites semánticos o </w:t>
        </w:r>
      </w:ins>
      <w:ins w:author="Ivor Padilla" w:date="2026-06-01T11:53:00Z" w16du:dateUtc="2026-06-01T11:53:53Z" w:id="89">
        <w:r w:rsidRPr="4533CEF6" w:rsidR="4CBC42DB">
          <w:rPr>
            <w:rFonts w:asciiTheme="minorHAnsi" w:hAnsiTheme="minorHAnsi" w:eastAsiaTheme="minorEastAsia" w:cstheme="minorBidi"/>
            <w:sz w:val="22"/>
            <w:szCs w:val="22"/>
            <w:lang w:val="es-ES"/>
          </w:rPr>
          <w:t>estructurales claros,</w:t>
        </w:r>
      </w:ins>
      <w:r w:rsidRPr="3E1C1C0E">
        <w:rPr>
          <w:rFonts w:asciiTheme="minorHAnsi" w:hAnsiTheme="minorHAnsi" w:eastAsiaTheme="minorEastAsia" w:cstheme="minorBidi"/>
          <w:sz w:val="22"/>
          <w:szCs w:val="22"/>
          <w:lang w:val="es-ES"/>
        </w:rPr>
        <w:t xml:space="preserve"> </w:t>
      </w:r>
      <w:r w:rsidRPr="007E3065">
        <w:rPr>
          <w:rFonts w:asciiTheme="minorHAnsi" w:hAnsiTheme="minorHAnsi" w:eastAsiaTheme="minorEastAsia" w:cstheme="minorBidi"/>
          <w:sz w:val="22"/>
          <w:szCs w:val="22"/>
          <w:lang w:val="es-ES"/>
        </w:rPr>
        <w:t>para garantizar que a cada consulta de negocio le corresponda un único chunk de respuesta óptimo, reduciendo costes de almacenamiento y optimizando la ventana de contexto del LLM.</w:t>
      </w:r>
    </w:p>
    <w:p w:rsidRPr="007E3065" w:rsidR="007E3065" w:rsidRDefault="007E3065" w14:paraId="05BA6E83" w14:textId="345C671C">
      <w:pPr>
        <w:pStyle w:val="NormalWeb"/>
        <w:numPr>
          <w:ilvl w:val="0"/>
          <w:numId w:val="53"/>
        </w:numPr>
        <w:rPr>
          <w:lang w:val="es-ES"/>
        </w:rPr>
      </w:pPr>
      <w:r w:rsidRPr="00F61DB4">
        <w:rPr>
          <w:rFonts w:asciiTheme="minorHAnsi" w:hAnsiTheme="minorHAnsi" w:eastAsiaTheme="minorEastAsia" w:cstheme="minorBidi"/>
          <w:b/>
          <w:bCs/>
          <w:sz w:val="22"/>
          <w:szCs w:val="22"/>
          <w:lang w:val="es-ES"/>
        </w:rPr>
        <w:t>Estándar de Consistencia y Resolución de Conflictos:</w:t>
      </w:r>
      <w:r w:rsidRPr="007E3065">
        <w:rPr>
          <w:rFonts w:asciiTheme="minorHAnsi" w:hAnsiTheme="minorHAnsi" w:eastAsiaTheme="minorEastAsia" w:cstheme="minorBidi"/>
          <w:sz w:val="22"/>
          <w:szCs w:val="22"/>
          <w:lang w:val="es-ES"/>
        </w:rPr>
        <w:t xml:space="preserve"> La base de conocimiento no </w:t>
      </w:r>
      <w:r w:rsidR="00801233">
        <w:rPr>
          <w:rFonts w:asciiTheme="minorHAnsi" w:hAnsiTheme="minorHAnsi" w:eastAsiaTheme="minorEastAsia" w:cstheme="minorBidi"/>
          <w:sz w:val="22"/>
          <w:szCs w:val="22"/>
          <w:lang w:val="es-ES"/>
        </w:rPr>
        <w:t>debe</w:t>
      </w:r>
      <w:r w:rsidRPr="007E3065">
        <w:rPr>
          <w:rFonts w:asciiTheme="minorHAnsi" w:hAnsiTheme="minorHAnsi" w:eastAsiaTheme="minorEastAsia" w:cstheme="minorBidi"/>
          <w:sz w:val="22"/>
          <w:szCs w:val="22"/>
          <w:lang w:val="es-ES"/>
        </w:rPr>
        <w:t xml:space="preserve"> albergar contradicciones vigentes (ej. dos normativas internas activas con procedimientos opuestos). </w:t>
      </w:r>
      <w:r w:rsidR="00801233">
        <w:rPr>
          <w:rFonts w:asciiTheme="minorHAnsi" w:hAnsiTheme="minorHAnsi" w:eastAsiaTheme="minorEastAsia" w:cstheme="minorBidi"/>
          <w:sz w:val="22"/>
          <w:szCs w:val="22"/>
          <w:lang w:val="es-ES"/>
        </w:rPr>
        <w:t xml:space="preserve">Un buen </w:t>
      </w:r>
      <w:r w:rsidR="00482752">
        <w:rPr>
          <w:rFonts w:asciiTheme="minorHAnsi" w:hAnsiTheme="minorHAnsi" w:eastAsiaTheme="minorEastAsia" w:cstheme="minorBidi"/>
          <w:sz w:val="22"/>
          <w:szCs w:val="22"/>
          <w:lang w:val="es-ES"/>
        </w:rPr>
        <w:t>pipeline</w:t>
      </w:r>
      <w:r w:rsidRPr="007E3065">
        <w:rPr>
          <w:rFonts w:asciiTheme="minorHAnsi" w:hAnsiTheme="minorHAnsi" w:eastAsiaTheme="minorEastAsia" w:cstheme="minorBidi"/>
          <w:sz w:val="22"/>
          <w:szCs w:val="22"/>
          <w:lang w:val="es-ES"/>
        </w:rPr>
        <w:t xml:space="preserve"> aplicará </w:t>
      </w:r>
      <w:r w:rsidR="00291427">
        <w:rPr>
          <w:rFonts w:asciiTheme="minorHAnsi" w:hAnsiTheme="minorHAnsi" w:eastAsiaTheme="minorEastAsia" w:cstheme="minorBidi"/>
          <w:sz w:val="22"/>
          <w:szCs w:val="22"/>
          <w:lang w:val="es-ES"/>
        </w:rPr>
        <w:t>mecanismos para detectar</w:t>
      </w:r>
      <w:r w:rsidRPr="007E3065">
        <w:rPr>
          <w:rFonts w:asciiTheme="minorHAnsi" w:hAnsiTheme="minorHAnsi" w:eastAsiaTheme="minorEastAsia" w:cstheme="minorBidi"/>
          <w:sz w:val="22"/>
          <w:szCs w:val="22"/>
          <w:lang w:val="es-ES"/>
        </w:rPr>
        <w:t xml:space="preserve"> colisiones semánticas. Ante una contradicción, se </w:t>
      </w:r>
      <w:r w:rsidR="00291427">
        <w:rPr>
          <w:rFonts w:asciiTheme="minorHAnsi" w:hAnsiTheme="minorHAnsi" w:eastAsiaTheme="minorEastAsia" w:cstheme="minorBidi"/>
          <w:sz w:val="22"/>
          <w:szCs w:val="22"/>
          <w:lang w:val="es-ES"/>
        </w:rPr>
        <w:t xml:space="preserve">deberá </w:t>
      </w:r>
      <w:r w:rsidRPr="007E3065">
        <w:rPr>
          <w:rFonts w:asciiTheme="minorHAnsi" w:hAnsiTheme="minorHAnsi" w:eastAsiaTheme="minorEastAsia" w:cstheme="minorBidi"/>
          <w:sz w:val="22"/>
          <w:szCs w:val="22"/>
          <w:lang w:val="es-ES"/>
        </w:rPr>
        <w:t xml:space="preserve">congelar la ingesta del nuevo dato y </w:t>
      </w:r>
      <w:r w:rsidR="00887364">
        <w:rPr>
          <w:rFonts w:asciiTheme="minorHAnsi" w:hAnsiTheme="minorHAnsi" w:eastAsiaTheme="minorEastAsia" w:cstheme="minorBidi"/>
          <w:sz w:val="22"/>
          <w:szCs w:val="22"/>
          <w:lang w:val="es-ES"/>
        </w:rPr>
        <w:t>aplicar</w:t>
      </w:r>
      <w:r w:rsidRPr="007E3065">
        <w:rPr>
          <w:rFonts w:asciiTheme="minorHAnsi" w:hAnsiTheme="minorHAnsi" w:eastAsiaTheme="minorEastAsia" w:cstheme="minorBidi"/>
          <w:sz w:val="22"/>
          <w:szCs w:val="22"/>
          <w:lang w:val="es-ES"/>
        </w:rPr>
        <w:t xml:space="preserve"> los protocolos de resolución (criterio de mayoría automatizado o escalado para arbitraje humano por el Data Owner).</w:t>
      </w:r>
      <w:ins w:author="Ivor Padilla" w:date="2026-06-01T11:58:00Z" w16du:dateUtc="2026-06-01T11:58:12Z" w:id="90">
        <w:r w:rsidRPr="51996CE9" w:rsidR="480A4B56">
          <w:rPr>
            <w:rFonts w:asciiTheme="minorHAnsi" w:hAnsiTheme="minorHAnsi" w:eastAsiaTheme="minorEastAsia" w:cstheme="minorBidi"/>
            <w:sz w:val="22"/>
            <w:szCs w:val="22"/>
            <w:lang w:val="es-ES"/>
          </w:rPr>
          <w:t xml:space="preserve"> </w:t>
        </w:r>
        <w:r w:rsidRPr="29459826" w:rsidR="480A4B56">
          <w:rPr>
            <w:rFonts w:asciiTheme="minorHAnsi" w:hAnsiTheme="minorHAnsi" w:eastAsiaTheme="minorEastAsia" w:cstheme="minorBidi"/>
            <w:sz w:val="22"/>
            <w:szCs w:val="22"/>
            <w:lang w:val="es-ES"/>
            <w:rPrChange w:author="Ivor Padilla" w:date="2026-06-01T11:58:00Z" w16du:dateUtc="2026-06-01T11:58:20Z" w:id="91">
              <w:rPr>
                <w:lang w:val="es-ES"/>
              </w:rPr>
            </w:rPrChange>
          </w:rPr>
          <w:t>Durante esa congelación, deberá conservarse el estado de conocimiento afectado mediante versionado, metadatos de vigencia y trazabilidad del cambio.</w:t>
        </w:r>
      </w:ins>
    </w:p>
    <w:p w:rsidRPr="007E3065" w:rsidR="007E3065" w:rsidRDefault="007E3065" w14:paraId="5C2E4944" w14:textId="517184DA">
      <w:pPr>
        <w:pStyle w:val="NormalWeb"/>
        <w:numPr>
          <w:ilvl w:val="0"/>
          <w:numId w:val="53"/>
        </w:numPr>
        <w:rPr>
          <w:lang w:val="es-ES"/>
        </w:rPr>
      </w:pPr>
      <w:r w:rsidRPr="71518F22">
        <w:rPr>
          <w:rFonts w:asciiTheme="minorHAnsi" w:hAnsiTheme="minorHAnsi" w:eastAsiaTheme="minorEastAsia" w:cstheme="minorBidi"/>
          <w:b/>
          <w:bCs/>
          <w:sz w:val="22"/>
          <w:szCs w:val="22"/>
          <w:lang w:val="es-ES"/>
        </w:rPr>
        <w:t>Estándar de Enriquecimiento Contextual Mínimo:</w:t>
      </w:r>
      <w:r w:rsidRPr="71518F22">
        <w:rPr>
          <w:rFonts w:asciiTheme="minorHAnsi" w:hAnsiTheme="minorHAnsi" w:eastAsiaTheme="minorEastAsia" w:cstheme="minorBidi"/>
          <w:sz w:val="22"/>
          <w:szCs w:val="22"/>
          <w:lang w:val="es-ES"/>
        </w:rPr>
        <w:t xml:space="preserve"> </w:t>
      </w:r>
      <w:r w:rsidRPr="71518F22" w:rsidR="00897F33">
        <w:rPr>
          <w:rFonts w:asciiTheme="minorHAnsi" w:hAnsiTheme="minorHAnsi" w:eastAsiaTheme="minorEastAsia" w:cstheme="minorBidi"/>
          <w:sz w:val="22"/>
          <w:szCs w:val="22"/>
          <w:lang w:val="es-ES"/>
        </w:rPr>
        <w:t xml:space="preserve">No se recomienda </w:t>
      </w:r>
      <w:r w:rsidRPr="71518F22" w:rsidR="00AF21FF">
        <w:rPr>
          <w:rFonts w:asciiTheme="minorHAnsi" w:hAnsiTheme="minorHAnsi" w:eastAsiaTheme="minorEastAsia" w:cstheme="minorBidi"/>
          <w:sz w:val="22"/>
          <w:szCs w:val="22"/>
          <w:lang w:val="es-ES"/>
        </w:rPr>
        <w:t xml:space="preserve">realizar la </w:t>
      </w:r>
      <w:r w:rsidRPr="71518F22" w:rsidR="00897F33">
        <w:rPr>
          <w:rFonts w:asciiTheme="minorHAnsi" w:hAnsiTheme="minorHAnsi" w:eastAsiaTheme="minorEastAsia" w:cstheme="minorBidi"/>
          <w:sz w:val="22"/>
          <w:szCs w:val="22"/>
          <w:lang w:val="es-ES"/>
        </w:rPr>
        <w:t xml:space="preserve">indexación de </w:t>
      </w:r>
      <w:r w:rsidRPr="71518F22" w:rsidR="00F63CBD">
        <w:rPr>
          <w:rFonts w:asciiTheme="minorHAnsi" w:hAnsiTheme="minorHAnsi" w:eastAsiaTheme="minorEastAsia" w:cstheme="minorBidi"/>
          <w:sz w:val="22"/>
          <w:szCs w:val="22"/>
          <w:lang w:val="es-ES"/>
        </w:rPr>
        <w:t>los</w:t>
      </w:r>
      <w:r w:rsidRPr="71518F22">
        <w:rPr>
          <w:rFonts w:asciiTheme="minorHAnsi" w:hAnsiTheme="minorHAnsi" w:eastAsiaTheme="minorEastAsia" w:cstheme="minorBidi"/>
          <w:sz w:val="22"/>
          <w:szCs w:val="22"/>
          <w:lang w:val="es-ES"/>
        </w:rPr>
        <w:t xml:space="preserve"> fragmento</w:t>
      </w:r>
      <w:r w:rsidRPr="71518F22" w:rsidR="00F63CBD">
        <w:rPr>
          <w:rFonts w:asciiTheme="minorHAnsi" w:hAnsiTheme="minorHAnsi" w:eastAsiaTheme="minorEastAsia" w:cstheme="minorBidi"/>
          <w:sz w:val="22"/>
          <w:szCs w:val="22"/>
          <w:lang w:val="es-ES"/>
        </w:rPr>
        <w:t>s</w:t>
      </w:r>
      <w:r w:rsidRPr="71518F22">
        <w:rPr>
          <w:rFonts w:asciiTheme="minorHAnsi" w:hAnsiTheme="minorHAnsi" w:eastAsiaTheme="minorEastAsia" w:cstheme="minorBidi"/>
          <w:sz w:val="22"/>
          <w:szCs w:val="22"/>
          <w:lang w:val="es-ES"/>
        </w:rPr>
        <w:t xml:space="preserve"> de texto (chunk) </w:t>
      </w:r>
      <w:r w:rsidRPr="71518F22" w:rsidR="00AF21FF">
        <w:rPr>
          <w:rFonts w:asciiTheme="minorHAnsi" w:hAnsiTheme="minorHAnsi" w:eastAsiaTheme="minorEastAsia" w:cstheme="minorBidi"/>
          <w:sz w:val="22"/>
          <w:szCs w:val="22"/>
          <w:lang w:val="es-ES"/>
        </w:rPr>
        <w:t xml:space="preserve">de forma aislada </w:t>
      </w:r>
      <w:r w:rsidRPr="71518F22">
        <w:rPr>
          <w:rFonts w:asciiTheme="minorHAnsi" w:hAnsiTheme="minorHAnsi" w:eastAsiaTheme="minorEastAsia" w:cstheme="minorBidi"/>
          <w:sz w:val="22"/>
          <w:szCs w:val="22"/>
          <w:lang w:val="es-ES"/>
        </w:rPr>
        <w:t>sin su correspondiente set de metadatos corporativos obligatorios. Todo vector debe incluir campos de control como I</w:t>
      </w:r>
      <w:commentRangeStart w:id="92"/>
      <w:r w:rsidRPr="71518F22">
        <w:rPr>
          <w:rFonts w:asciiTheme="minorHAnsi" w:hAnsiTheme="minorHAnsi" w:eastAsiaTheme="minorEastAsia" w:cstheme="minorBidi"/>
          <w:sz w:val="22"/>
          <w:szCs w:val="22"/>
          <w:lang w:val="es-ES"/>
        </w:rPr>
        <w:t>D de Documento, Fecha de Vigencia, Departamento Propietario, Nivel de Criticidad y Versión del Archivo</w:t>
      </w:r>
      <w:commentRangeEnd w:id="92"/>
      <w:r w:rsidRPr="71518F22">
        <w:rPr>
          <w:rStyle w:val="CommentReference"/>
          <w:rFonts w:asciiTheme="minorHAnsi" w:hAnsiTheme="minorHAnsi" w:eastAsiaTheme="minorEastAsia" w:cstheme="minorBidi"/>
          <w:sz w:val="22"/>
          <w:szCs w:val="22"/>
          <w:lang w:val="es-ES"/>
        </w:rPr>
        <w:commentReference w:id="92"/>
      </w:r>
      <w:r w:rsidRPr="71518F22">
        <w:rPr>
          <w:rFonts w:asciiTheme="minorHAnsi" w:hAnsiTheme="minorHAnsi" w:eastAsiaTheme="minorEastAsia" w:cstheme="minorBidi"/>
          <w:sz w:val="22"/>
          <w:szCs w:val="22"/>
          <w:lang w:val="es-ES"/>
        </w:rPr>
        <w:t xml:space="preserve"> para permitir filtrados exactos y auditorías de linaje.</w:t>
      </w:r>
      <w:ins w:author="Ivor Padilla" w:date="2026-06-01T12:04:00Z" w16du:dateUtc="2026-06-01T12:04:29Z" w:id="93">
        <w:r w:rsidRPr="71518F22" w:rsidR="41563273">
          <w:rPr>
            <w:rFonts w:asciiTheme="minorHAnsi" w:hAnsiTheme="minorHAnsi" w:eastAsiaTheme="minorEastAsia" w:cstheme="minorBidi"/>
            <w:sz w:val="22"/>
            <w:szCs w:val="22"/>
            <w:lang w:val="es-ES"/>
          </w:rPr>
          <w:t xml:space="preserve"> </w:t>
        </w:r>
        <w:r w:rsidRPr="71518F22" w:rsidR="41563273">
          <w:rPr>
            <w:rFonts w:asciiTheme="minorHAnsi" w:hAnsiTheme="minorHAnsi" w:eastAsiaTheme="minorEastAsia" w:cstheme="minorBidi"/>
            <w:sz w:val="22"/>
            <w:szCs w:val="22"/>
            <w:lang w:val="es-ES"/>
            <w:rPrChange w:author="Ivor Padilla" w:date="2026-06-01T12:04:00Z" w16du:dateUtc="2026-06-01T12:04:37Z" w:id="94">
              <w:rPr>
                <w:lang w:val="es-ES"/>
              </w:rPr>
            </w:rPrChange>
          </w:rPr>
          <w:t>Cuando aplique, el enriquecimiento deberá incorporar entidades, temas o categorías extraídas del contenido como metadatos buscables.</w:t>
        </w:r>
      </w:ins>
    </w:p>
    <w:p w:rsidRPr="00F61DB4" w:rsidR="007E3065" w:rsidP="0001040A" w:rsidRDefault="00DD69F5" w14:paraId="76BD9FF3" w14:textId="671A7C52">
      <w:pPr>
        <w:pStyle w:val="Heading3"/>
        <w:rPr>
          <w:lang w:val="es-ES"/>
        </w:rPr>
      </w:pPr>
      <w:bookmarkStart w:name="_Toc231226333" w:id="95"/>
      <w:r>
        <w:rPr>
          <w:lang w:val="es-ES"/>
        </w:rPr>
        <w:t>5</w:t>
      </w:r>
      <w:r w:rsidR="00DF5E6B">
        <w:rPr>
          <w:lang w:val="es-ES"/>
        </w:rPr>
        <w:t>.</w:t>
      </w:r>
      <w:r w:rsidRPr="00F61DB4" w:rsidR="007E3065">
        <w:rPr>
          <w:lang w:val="es-ES"/>
        </w:rPr>
        <w:t>2 Ciclo de Vida del Dato (Lifecycle): Políticas de Retención, Purga e Ingesta</w:t>
      </w:r>
      <w:bookmarkEnd w:id="95"/>
    </w:p>
    <w:p w:rsidRPr="007E3065" w:rsidR="007E3065" w:rsidP="007E3065" w:rsidRDefault="007E3065" w14:paraId="63AE1CD8" w14:textId="77777777">
      <w:pPr>
        <w:pStyle w:val="NormalWeb"/>
        <w:rPr>
          <w:rFonts w:asciiTheme="minorHAnsi" w:hAnsiTheme="minorHAnsi" w:eastAsiaTheme="minorEastAsia" w:cstheme="minorBidi"/>
          <w:sz w:val="22"/>
          <w:szCs w:val="22"/>
          <w:lang w:val="es-ES"/>
        </w:rPr>
      </w:pPr>
      <w:r w:rsidRPr="007E3065">
        <w:rPr>
          <w:rFonts w:asciiTheme="minorHAnsi" w:hAnsiTheme="minorHAnsi" w:eastAsiaTheme="minorEastAsia" w:cstheme="minorBidi"/>
          <w:sz w:val="22"/>
          <w:szCs w:val="22"/>
          <w:lang w:val="es-ES"/>
        </w:rPr>
        <w:t>El pipeline debe gestionar activamente la evolución temporal de la información mediante procesos automatizados:</w:t>
      </w:r>
    </w:p>
    <w:p w:rsidRPr="007E3065" w:rsidR="007E3065" w:rsidRDefault="007E3065" w14:paraId="29957624" w14:textId="5C1CACBC">
      <w:pPr>
        <w:pStyle w:val="NormalWeb"/>
        <w:numPr>
          <w:ilvl w:val="0"/>
          <w:numId w:val="54"/>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Política de Ingesta y Control de Versiones:</w:t>
      </w:r>
      <w:r w:rsidRPr="007E3065">
        <w:rPr>
          <w:rFonts w:asciiTheme="minorHAnsi" w:hAnsiTheme="minorHAnsi" w:eastAsiaTheme="minorEastAsia" w:cstheme="minorBidi"/>
          <w:sz w:val="22"/>
          <w:szCs w:val="22"/>
          <w:lang w:val="es-ES"/>
        </w:rPr>
        <w:t xml:space="preserve"> </w:t>
      </w:r>
      <w:r w:rsidR="00060807">
        <w:rPr>
          <w:rFonts w:asciiTheme="minorHAnsi" w:hAnsiTheme="minorHAnsi" w:eastAsiaTheme="minorEastAsia" w:cstheme="minorBidi"/>
          <w:sz w:val="22"/>
          <w:szCs w:val="22"/>
          <w:lang w:val="es-ES"/>
        </w:rPr>
        <w:t>Se recomienda que el</w:t>
      </w:r>
      <w:r w:rsidRPr="007E3065">
        <w:rPr>
          <w:rFonts w:asciiTheme="minorHAnsi" w:hAnsiTheme="minorHAnsi" w:eastAsiaTheme="minorEastAsia" w:cstheme="minorBidi"/>
          <w:sz w:val="22"/>
          <w:szCs w:val="22"/>
          <w:lang w:val="es-ES"/>
        </w:rPr>
        <w:t xml:space="preserve"> ingreso de nueva información desencaden</w:t>
      </w:r>
      <w:r w:rsidR="00060807">
        <w:rPr>
          <w:rFonts w:asciiTheme="minorHAnsi" w:hAnsiTheme="minorHAnsi" w:eastAsiaTheme="minorEastAsia" w:cstheme="minorBidi"/>
          <w:sz w:val="22"/>
          <w:szCs w:val="22"/>
          <w:lang w:val="es-ES"/>
        </w:rPr>
        <w:t>e</w:t>
      </w:r>
      <w:r w:rsidRPr="007E3065">
        <w:rPr>
          <w:rFonts w:asciiTheme="minorHAnsi" w:hAnsiTheme="minorHAnsi" w:eastAsiaTheme="minorEastAsia" w:cstheme="minorBidi"/>
          <w:sz w:val="22"/>
          <w:szCs w:val="22"/>
          <w:lang w:val="es-ES"/>
        </w:rPr>
        <w:t xml:space="preserve"> una evaluación de ciclo de vida. Si el documento entrante sustituye a un activo existente, el orquestador técnico </w:t>
      </w:r>
      <w:r w:rsidR="00060807">
        <w:rPr>
          <w:rFonts w:asciiTheme="minorHAnsi" w:hAnsiTheme="minorHAnsi" w:eastAsiaTheme="minorEastAsia" w:cstheme="minorBidi"/>
          <w:sz w:val="22"/>
          <w:szCs w:val="22"/>
          <w:lang w:val="es-ES"/>
        </w:rPr>
        <w:t>deberá aplicar</w:t>
      </w:r>
      <w:r w:rsidRPr="007E3065">
        <w:rPr>
          <w:rFonts w:asciiTheme="minorHAnsi" w:hAnsiTheme="minorHAnsi" w:eastAsiaTheme="minorEastAsia" w:cstheme="minorBidi"/>
          <w:sz w:val="22"/>
          <w:szCs w:val="22"/>
          <w:lang w:val="es-ES"/>
        </w:rPr>
        <w:t xml:space="preserve"> una política de actualización (Upsert). Según la directriz del Data Owner, el sistema ejecutará una sobrescritura directa del vector (Hard Update) o modificará los metadatos de vigencia, marcando el registro antiguo como obsoleto y el nuevo como activo.</w:t>
      </w:r>
    </w:p>
    <w:p w:rsidRPr="007E3065" w:rsidR="007E3065" w:rsidRDefault="007E3065" w14:paraId="65E21D97" w14:textId="013DC866">
      <w:pPr>
        <w:pStyle w:val="NormalWeb"/>
        <w:numPr>
          <w:ilvl w:val="0"/>
          <w:numId w:val="54"/>
        </w:numPr>
        <w:rPr>
          <w:rFonts w:asciiTheme="minorHAnsi" w:hAnsiTheme="minorHAnsi" w:eastAsiaTheme="minorEastAsia" w:cstheme="minorBidi"/>
          <w:sz w:val="22"/>
          <w:szCs w:val="22"/>
          <w:lang w:val="es-ES"/>
        </w:rPr>
      </w:pPr>
      <w:r w:rsidRPr="00F61DB4">
        <w:rPr>
          <w:rFonts w:asciiTheme="minorHAnsi" w:hAnsiTheme="minorHAnsi" w:eastAsiaTheme="minorEastAsia" w:cstheme="minorBidi"/>
          <w:b/>
          <w:bCs/>
          <w:sz w:val="22"/>
          <w:szCs w:val="22"/>
          <w:lang w:val="es-ES"/>
        </w:rPr>
        <w:t>Política de Retención Dinámica:</w:t>
      </w:r>
      <w:r w:rsidRPr="007E3065">
        <w:rPr>
          <w:rFonts w:asciiTheme="minorHAnsi" w:hAnsiTheme="minorHAnsi" w:eastAsiaTheme="minorEastAsia" w:cstheme="minorBidi"/>
          <w:sz w:val="22"/>
          <w:szCs w:val="22"/>
          <w:lang w:val="es-ES"/>
        </w:rPr>
        <w:t xml:space="preserve"> </w:t>
      </w:r>
      <w:r w:rsidR="008D3F0A">
        <w:rPr>
          <w:rFonts w:asciiTheme="minorHAnsi" w:hAnsiTheme="minorHAnsi" w:eastAsiaTheme="minorEastAsia" w:cstheme="minorBidi"/>
          <w:sz w:val="22"/>
          <w:szCs w:val="22"/>
          <w:lang w:val="es-ES"/>
        </w:rPr>
        <w:t>Se recomienda que l</w:t>
      </w:r>
      <w:r w:rsidRPr="007E3065">
        <w:rPr>
          <w:rFonts w:asciiTheme="minorHAnsi" w:hAnsiTheme="minorHAnsi" w:eastAsiaTheme="minorEastAsia" w:cstheme="minorBidi"/>
          <w:sz w:val="22"/>
          <w:szCs w:val="22"/>
          <w:lang w:val="es-ES"/>
        </w:rPr>
        <w:t xml:space="preserve">a base de conocimiento vectorial </w:t>
      </w:r>
      <w:r w:rsidR="008D3F0A">
        <w:rPr>
          <w:rFonts w:asciiTheme="minorHAnsi" w:hAnsiTheme="minorHAnsi" w:eastAsiaTheme="minorEastAsia" w:cstheme="minorBidi"/>
          <w:sz w:val="22"/>
          <w:szCs w:val="22"/>
          <w:lang w:val="es-ES"/>
        </w:rPr>
        <w:t>refleje</w:t>
      </w:r>
      <w:r w:rsidRPr="007E3065">
        <w:rPr>
          <w:rFonts w:asciiTheme="minorHAnsi" w:hAnsiTheme="minorHAnsi" w:eastAsiaTheme="minorEastAsia" w:cstheme="minorBidi"/>
          <w:sz w:val="22"/>
          <w:szCs w:val="22"/>
          <w:lang w:val="es-ES"/>
        </w:rPr>
        <w:t xml:space="preserve"> de forma síncrona el estado de los repositorios originales de la compañía. </w:t>
      </w:r>
      <w:r w:rsidR="008D3F0A">
        <w:rPr>
          <w:rFonts w:asciiTheme="minorHAnsi" w:hAnsiTheme="minorHAnsi" w:eastAsiaTheme="minorEastAsia" w:cstheme="minorBidi"/>
          <w:sz w:val="22"/>
          <w:szCs w:val="22"/>
          <w:lang w:val="es-ES"/>
        </w:rPr>
        <w:t>Para ello se recomienda establecer</w:t>
      </w:r>
      <w:r w:rsidRPr="007E3065">
        <w:rPr>
          <w:rFonts w:asciiTheme="minorHAnsi" w:hAnsiTheme="minorHAnsi" w:eastAsiaTheme="minorEastAsia" w:cstheme="minorBidi"/>
          <w:sz w:val="22"/>
          <w:szCs w:val="22"/>
          <w:lang w:val="es-ES"/>
        </w:rPr>
        <w:t xml:space="preserve"> ventanas temporales de retención según la tipología documental (ej. contratos vigentes durante su validez legal, manuales técnicos operativos mientras la tecnología asociada esté en uso).</w:t>
      </w:r>
    </w:p>
    <w:p w:rsidR="007E3065" w:rsidP="676C1B0C" w:rsidRDefault="007E3065" w14:paraId="2E9613E1" w14:textId="6D50C66B">
      <w:pPr>
        <w:pStyle w:val="NormalWeb"/>
        <w:numPr>
          <w:ilvl w:val="0"/>
          <w:numId w:val="54"/>
        </w:numPr>
        <w:rPr>
          <w:rFonts w:ascii="Cambria" w:hAnsi="Cambria" w:eastAsia="ＭＳ 明朝" w:cs="Arial" w:asciiTheme="minorAscii" w:hAnsiTheme="minorAscii" w:eastAsiaTheme="minorEastAsia" w:cstheme="minorBidi"/>
          <w:sz w:val="22"/>
          <w:szCs w:val="22"/>
          <w:lang w:val="es-ES"/>
        </w:rPr>
      </w:pPr>
      <w:r w:rsidRPr="676C1B0C" w:rsidR="68DFDC50">
        <w:rPr>
          <w:rFonts w:ascii="Cambria" w:hAnsi="Cambria" w:eastAsia="ＭＳ 明朝" w:cs="Arial" w:asciiTheme="minorAscii" w:hAnsiTheme="minorAscii" w:eastAsiaTheme="minorEastAsia" w:cstheme="minorBidi"/>
          <w:b w:val="1"/>
          <w:bCs w:val="1"/>
          <w:sz w:val="22"/>
          <w:szCs w:val="22"/>
          <w:lang w:val="es-ES"/>
        </w:rPr>
        <w:t xml:space="preserve">Política de Purga e </w:t>
      </w:r>
      <w:r w:rsidRPr="676C1B0C" w:rsidR="6AD563C5">
        <w:rPr>
          <w:rFonts w:ascii="Cambria" w:hAnsi="Cambria" w:eastAsia="ＭＳ 明朝" w:cs="Arial" w:asciiTheme="minorAscii" w:hAnsiTheme="minorAscii" w:eastAsiaTheme="minorEastAsia" w:cstheme="minorBidi"/>
          <w:b w:val="1"/>
          <w:bCs w:val="1"/>
          <w:sz w:val="22"/>
          <w:szCs w:val="22"/>
          <w:lang w:val="es-ES"/>
        </w:rPr>
        <w:t>Invalidación</w:t>
      </w:r>
      <w:r w:rsidRPr="676C1B0C" w:rsidR="68DFDC50">
        <w:rPr>
          <w:rFonts w:ascii="Cambria" w:hAnsi="Cambria" w:eastAsia="ＭＳ 明朝" w:cs="Arial" w:asciiTheme="minorAscii" w:hAnsiTheme="minorAscii" w:eastAsiaTheme="minorEastAsia" w:cstheme="minorBidi"/>
          <w:b w:val="1"/>
          <w:bCs w:val="1"/>
          <w:sz w:val="22"/>
          <w:szCs w:val="22"/>
          <w:lang w:val="es-ES"/>
        </w:rPr>
        <w:t xml:space="preserve"> en Cascada (Derecho al Olvido):</w:t>
      </w:r>
      <w:r w:rsidRPr="676C1B0C" w:rsidR="68DFDC50">
        <w:rPr>
          <w:rFonts w:ascii="Cambria" w:hAnsi="Cambria" w:eastAsia="ＭＳ 明朝" w:cs="Arial" w:asciiTheme="minorAscii" w:hAnsiTheme="minorAscii" w:eastAsiaTheme="minorEastAsia" w:cstheme="minorBidi"/>
          <w:sz w:val="22"/>
          <w:szCs w:val="22"/>
          <w:lang w:val="es-ES"/>
        </w:rPr>
        <w:t xml:space="preserve"> </w:t>
      </w:r>
      <w:r w:rsidRPr="676C1B0C" w:rsidR="70787939">
        <w:rPr>
          <w:rFonts w:ascii="Cambria" w:hAnsi="Cambria" w:eastAsia="ＭＳ 明朝" w:cs="Arial" w:asciiTheme="minorAscii" w:hAnsiTheme="minorAscii" w:eastAsiaTheme="minorEastAsia" w:cstheme="minorBidi"/>
          <w:sz w:val="22"/>
          <w:szCs w:val="22"/>
          <w:lang w:val="es-ES"/>
        </w:rPr>
        <w:t>Por último, se recomienda que c</w:t>
      </w:r>
      <w:r w:rsidRPr="676C1B0C" w:rsidR="68DFDC50">
        <w:rPr>
          <w:rFonts w:ascii="Cambria" w:hAnsi="Cambria" w:eastAsia="ＭＳ 明朝" w:cs="Arial" w:asciiTheme="minorAscii" w:hAnsiTheme="minorAscii" w:eastAsiaTheme="minorEastAsia" w:cstheme="minorBidi"/>
          <w:sz w:val="22"/>
          <w:szCs w:val="22"/>
          <w:lang w:val="es-ES"/>
        </w:rPr>
        <w:t>uando un activo documental alcance su fecha de caducidad o sea objeto de una solicitud legítima de eliminación, el sistema ejecut</w:t>
      </w:r>
      <w:r w:rsidRPr="676C1B0C" w:rsidR="70787939">
        <w:rPr>
          <w:rFonts w:ascii="Cambria" w:hAnsi="Cambria" w:eastAsia="ＭＳ 明朝" w:cs="Arial" w:asciiTheme="minorAscii" w:hAnsiTheme="minorAscii" w:eastAsiaTheme="minorEastAsia" w:cstheme="minorBidi"/>
          <w:sz w:val="22"/>
          <w:szCs w:val="22"/>
          <w:lang w:val="es-ES"/>
        </w:rPr>
        <w:t>e</w:t>
      </w:r>
      <w:r w:rsidRPr="676C1B0C" w:rsidR="68DFDC50">
        <w:rPr>
          <w:rFonts w:ascii="Cambria" w:hAnsi="Cambria" w:eastAsia="ＭＳ 明朝" w:cs="Arial" w:asciiTheme="minorAscii" w:hAnsiTheme="minorAscii" w:eastAsiaTheme="minorEastAsia" w:cstheme="minorBidi"/>
          <w:sz w:val="22"/>
          <w:szCs w:val="22"/>
          <w:lang w:val="es-ES"/>
        </w:rPr>
        <w:t xml:space="preserve"> una purga en cascada. El DevOps y el IAG Engineer </w:t>
      </w:r>
      <w:r w:rsidRPr="676C1B0C" w:rsidR="04E8749A">
        <w:rPr>
          <w:rFonts w:ascii="Cambria" w:hAnsi="Cambria" w:eastAsia="ＭＳ 明朝" w:cs="Arial" w:asciiTheme="minorAscii" w:hAnsiTheme="minorAscii" w:eastAsiaTheme="minorEastAsia" w:cstheme="minorBidi"/>
          <w:sz w:val="22"/>
          <w:szCs w:val="22"/>
          <w:lang w:val="es-ES"/>
        </w:rPr>
        <w:t>deberán asegurar</w:t>
      </w:r>
      <w:r w:rsidRPr="676C1B0C" w:rsidR="68DFDC50">
        <w:rPr>
          <w:rFonts w:ascii="Cambria" w:hAnsi="Cambria" w:eastAsia="ＭＳ 明朝" w:cs="Arial" w:asciiTheme="minorAscii" w:hAnsiTheme="minorAscii" w:eastAsiaTheme="minorEastAsia" w:cstheme="minorBidi"/>
          <w:sz w:val="22"/>
          <w:szCs w:val="22"/>
          <w:lang w:val="es-ES"/>
        </w:rPr>
        <w:t xml:space="preserve"> que la orden de borrado destruya de forma irreversible tanto el archivo físico en el repositorio de objetos como todos los vectores, embeddings asociados y registros en las bases de datos de preguntas y respuestas paralelas, erradicando cualquier traza residual recuperable por la IA.</w:t>
      </w:r>
    </w:p>
    <w:p w:rsidR="70724AAA" w:rsidP="676C1B0C" w:rsidRDefault="70724AAA" w14:paraId="6DDA62D8" w14:textId="25971797">
      <w:pPr>
        <w:pStyle w:val="NormalWeb"/>
        <w:numPr>
          <w:ilvl w:val="1"/>
          <w:numId w:val="54"/>
        </w:numPr>
        <w:rPr>
          <w:noProof w:val="0"/>
          <w:color w:val="00B050"/>
          <w:lang w:val="es-ES"/>
        </w:rPr>
      </w:pPr>
      <w:r w:rsidRPr="676C1B0C" w:rsidR="70724AAA">
        <w:rPr>
          <w:noProof w:val="0"/>
          <w:color w:val="00B050"/>
          <w:lang w:val="es-ES"/>
        </w:rPr>
        <w:t xml:space="preserve">En activos multimedia, la purga en cascada deberá abarcar una cadena de derivados más larga que la de un documento, y omitir cualquier eslabón dejará trazas recuperables. La orden de borrado deberá destruir de forma irreversible no solo el binario original, los vectores y los registros de Q&amp;A, sino también los productos intermedios que el pipeline haya generado y que suelen escapar al radar de los equipos: transcripciones y </w:t>
      </w:r>
      <w:r w:rsidRPr="676C1B0C" w:rsidR="70724AAA">
        <w:rPr>
          <w:i w:val="1"/>
          <w:iCs w:val="1"/>
          <w:noProof w:val="0"/>
          <w:color w:val="00B050"/>
          <w:lang w:val="es-ES"/>
        </w:rPr>
        <w:t>captions</w:t>
      </w:r>
      <w:r w:rsidRPr="676C1B0C" w:rsidR="70724AAA">
        <w:rPr>
          <w:noProof w:val="0"/>
          <w:color w:val="00B050"/>
          <w:lang w:val="es-ES"/>
        </w:rPr>
        <w:t xml:space="preserve">, </w:t>
      </w:r>
      <w:r w:rsidRPr="676C1B0C" w:rsidR="70724AAA">
        <w:rPr>
          <w:i w:val="1"/>
          <w:iCs w:val="1"/>
          <w:noProof w:val="0"/>
          <w:color w:val="00B050"/>
          <w:lang w:val="es-ES"/>
        </w:rPr>
        <w:t>keyframes</w:t>
      </w:r>
      <w:r w:rsidRPr="676C1B0C" w:rsidR="70724AAA">
        <w:rPr>
          <w:noProof w:val="0"/>
          <w:color w:val="00B050"/>
          <w:lang w:val="es-ES"/>
        </w:rPr>
        <w:t xml:space="preserve"> y miniaturas (</w:t>
      </w:r>
      <w:r w:rsidRPr="676C1B0C" w:rsidR="70724AAA">
        <w:rPr>
          <w:i w:val="1"/>
          <w:iCs w:val="1"/>
          <w:noProof w:val="0"/>
          <w:color w:val="00B050"/>
          <w:lang w:val="es-ES"/>
        </w:rPr>
        <w:t>thumbnails</w:t>
      </w:r>
      <w:r w:rsidRPr="676C1B0C" w:rsidR="70724AAA">
        <w:rPr>
          <w:noProof w:val="0"/>
          <w:color w:val="00B050"/>
          <w:lang w:val="es-ES"/>
        </w:rPr>
        <w:t xml:space="preserve">), los </w:t>
      </w:r>
      <w:r w:rsidRPr="676C1B0C" w:rsidR="70724AAA">
        <w:rPr>
          <w:i w:val="1"/>
          <w:iCs w:val="1"/>
          <w:noProof w:val="0"/>
          <w:color w:val="00B050"/>
          <w:lang w:val="es-ES"/>
        </w:rPr>
        <w:t>embeddings</w:t>
      </w:r>
      <w:r w:rsidRPr="676C1B0C" w:rsidR="70724AAA">
        <w:rPr>
          <w:noProof w:val="0"/>
          <w:color w:val="00B050"/>
          <w:lang w:val="es-ES"/>
        </w:rPr>
        <w:t xml:space="preserve"> calculados sobre cada uno y cualquier medio sintético derivado. El DevOps y el IAG Engineer deberán garantizar que la cascada recorra el linaje multimedia completo (binario → transcripción/</w:t>
      </w:r>
      <w:r w:rsidRPr="676C1B0C" w:rsidR="70724AAA">
        <w:rPr>
          <w:i w:val="1"/>
          <w:iCs w:val="1"/>
          <w:noProof w:val="0"/>
          <w:color w:val="00B050"/>
          <w:lang w:val="es-ES"/>
        </w:rPr>
        <w:t>caption</w:t>
      </w:r>
      <w:r w:rsidRPr="676C1B0C" w:rsidR="70724AAA">
        <w:rPr>
          <w:noProof w:val="0"/>
          <w:color w:val="00B050"/>
          <w:lang w:val="es-ES"/>
        </w:rPr>
        <w:t xml:space="preserve"> → </w:t>
      </w:r>
      <w:r w:rsidRPr="676C1B0C" w:rsidR="70724AAA">
        <w:rPr>
          <w:i w:val="1"/>
          <w:iCs w:val="1"/>
          <w:noProof w:val="0"/>
          <w:color w:val="00B050"/>
          <w:lang w:val="es-ES"/>
        </w:rPr>
        <w:t>keyframes</w:t>
      </w:r>
      <w:r w:rsidRPr="676C1B0C" w:rsidR="70724AAA">
        <w:rPr>
          <w:noProof w:val="0"/>
          <w:color w:val="00B050"/>
          <w:lang w:val="es-ES"/>
        </w:rPr>
        <w:t>/</w:t>
      </w:r>
      <w:r w:rsidRPr="676C1B0C" w:rsidR="70724AAA">
        <w:rPr>
          <w:i w:val="1"/>
          <w:iCs w:val="1"/>
          <w:noProof w:val="0"/>
          <w:color w:val="00B050"/>
          <w:lang w:val="es-ES"/>
        </w:rPr>
        <w:t>thumbnails</w:t>
      </w:r>
      <w:r w:rsidRPr="676C1B0C" w:rsidR="70724AAA">
        <w:rPr>
          <w:noProof w:val="0"/>
          <w:color w:val="00B050"/>
          <w:lang w:val="es-ES"/>
        </w:rPr>
        <w:t xml:space="preserve"> → </w:t>
      </w:r>
      <w:r w:rsidRPr="676C1B0C" w:rsidR="70724AAA">
        <w:rPr>
          <w:i w:val="1"/>
          <w:iCs w:val="1"/>
          <w:noProof w:val="0"/>
          <w:color w:val="00B050"/>
          <w:lang w:val="es-ES"/>
        </w:rPr>
        <w:t>embeddings</w:t>
      </w:r>
      <w:r w:rsidRPr="676C1B0C" w:rsidR="70724AAA">
        <w:rPr>
          <w:noProof w:val="0"/>
          <w:color w:val="00B050"/>
          <w:lang w:val="es-ES"/>
        </w:rPr>
        <w:t xml:space="preserve"> → medios sintéticos), de modo que no sobreviva ningún artefacto que permita reconstruir el dato suprimido.</w:t>
      </w:r>
    </w:p>
    <w:p w:rsidR="00F8555D" w:rsidP="00F8555D" w:rsidRDefault="00F8555D" w14:paraId="039ED808" w14:textId="77777777">
      <w:pPr>
        <w:pStyle w:val="NormalWeb"/>
        <w:rPr>
          <w:rFonts w:asciiTheme="minorHAnsi" w:hAnsiTheme="minorHAnsi" w:eastAsiaTheme="minorEastAsia" w:cstheme="minorBidi"/>
          <w:sz w:val="22"/>
          <w:szCs w:val="22"/>
          <w:lang w:val="es-ES"/>
        </w:rPr>
      </w:pPr>
    </w:p>
    <w:p w:rsidRPr="00F8555D" w:rsidR="00F8555D" w:rsidP="0001040A" w:rsidRDefault="00F8555D" w14:paraId="25EA7C20" w14:textId="6E425078">
      <w:pPr>
        <w:pStyle w:val="Heading3"/>
        <w:rPr>
          <w:lang w:val="es-ES"/>
        </w:rPr>
      </w:pPr>
      <w:bookmarkStart w:name="_Toc231226334" w:id="96"/>
      <w:r>
        <w:rPr>
          <w:lang w:val="es-ES"/>
        </w:rPr>
        <w:t>5</w:t>
      </w:r>
      <w:r w:rsidRPr="00F8555D">
        <w:rPr>
          <w:lang w:val="es-ES"/>
        </w:rPr>
        <w:t>.</w:t>
      </w:r>
      <w:r>
        <w:rPr>
          <w:lang w:val="es-ES"/>
        </w:rPr>
        <w:t>3</w:t>
      </w:r>
      <w:r w:rsidRPr="00F8555D">
        <w:rPr>
          <w:lang w:val="es-ES"/>
        </w:rPr>
        <w:t xml:space="preserve"> Tratamiento de Información Sensible</w:t>
      </w:r>
      <w:bookmarkEnd w:id="96"/>
    </w:p>
    <w:p w:rsidRPr="0017050C" w:rsidR="00F8555D" w:rsidP="00F8555D" w:rsidRDefault="00F8555D" w14:paraId="2FA88DE0" w14:textId="77777777">
      <w:pPr>
        <w:spacing w:before="280" w:after="120"/>
        <w:rPr>
          <w:color w:val="333333"/>
          <w:lang w:val="es-ES"/>
        </w:rPr>
      </w:pPr>
      <w:r w:rsidRPr="0017050C">
        <w:rPr>
          <w:color w:val="333333"/>
          <w:lang w:val="es-ES"/>
        </w:rPr>
        <w:t>El manejo de información confidencial o de identificación personal (PII/PHI) dentro de un sistema documental inteligente requiere un pipeline blindado. No se trata solo de proteger el almacenamiento, sino de garantizar que los datos sensibles no contaminen los modelos de lenguaje (LLMs) ni se filtren en las respuestas. Este proceso se divide en cuatro fases críticas:</w:t>
      </w:r>
    </w:p>
    <w:p w:rsidRPr="00F8555D" w:rsidR="00F8555D" w:rsidP="0001040A" w:rsidRDefault="00F8555D" w14:paraId="70579154" w14:textId="41FB2F08">
      <w:pPr>
        <w:pStyle w:val="Heading4"/>
        <w:rPr>
          <w:lang w:val="es-ES"/>
        </w:rPr>
      </w:pPr>
      <w:r>
        <w:rPr>
          <w:lang w:val="es-ES"/>
        </w:rPr>
        <w:t>5.3</w:t>
      </w:r>
      <w:r w:rsidRPr="00F8555D">
        <w:rPr>
          <w:lang w:val="es-ES"/>
        </w:rPr>
        <w:t>.1 Definición y Recogida de Requerimientos</w:t>
      </w:r>
    </w:p>
    <w:p w:rsidRPr="0017050C" w:rsidR="00F8555D" w:rsidP="00F8555D" w:rsidRDefault="00F8555D" w14:paraId="6A6F443D" w14:textId="77777777">
      <w:pPr>
        <w:spacing w:before="280" w:after="120"/>
        <w:rPr>
          <w:color w:val="333333"/>
        </w:rPr>
      </w:pPr>
      <w:r w:rsidRPr="0017050C">
        <w:rPr>
          <w:color w:val="333333"/>
          <w:lang w:val="es-ES"/>
        </w:rPr>
        <w:t xml:space="preserve">Antes de implementar cualquier línea de código o algoritmo de IA, es obligatorio realizar un proceso de consultoría interna y alineamiento con los </w:t>
      </w:r>
      <w:r w:rsidRPr="0017050C">
        <w:rPr>
          <w:i/>
          <w:iCs/>
          <w:color w:val="333333"/>
          <w:lang w:val="es-ES"/>
        </w:rPr>
        <w:t>stakeholders</w:t>
      </w:r>
      <w:r w:rsidRPr="0017050C">
        <w:rPr>
          <w:color w:val="333333"/>
          <w:lang w:val="es-ES"/>
        </w:rPr>
        <w:t xml:space="preserve"> del proyecto (legal, cumplimiento, seguridad de la información y negocio) para mapear el terreno normativo y operativo. </w:t>
      </w:r>
      <w:r w:rsidRPr="0017050C">
        <w:rPr>
          <w:color w:val="333333"/>
        </w:rPr>
        <w:t xml:space="preserve">En </w:t>
      </w:r>
      <w:r w:rsidRPr="0017050C">
        <w:rPr>
          <w:color w:val="333333"/>
          <w:lang w:val="es-ES"/>
        </w:rPr>
        <w:t>esta fase se deben resolver tres grandes preguntas</w:t>
      </w:r>
      <w:r w:rsidRPr="0017050C">
        <w:rPr>
          <w:color w:val="333333"/>
        </w:rPr>
        <w:t>:</w:t>
      </w:r>
    </w:p>
    <w:p w:rsidRPr="0017050C" w:rsidR="00F8555D" w:rsidP="00F8555D" w:rsidRDefault="00F8555D" w14:paraId="4999DAC3" w14:textId="77777777">
      <w:pPr>
        <w:numPr>
          <w:ilvl w:val="0"/>
          <w:numId w:val="28"/>
        </w:numPr>
        <w:spacing w:before="280" w:after="120"/>
        <w:rPr>
          <w:color w:val="333333"/>
          <w:lang w:val="es-ES"/>
        </w:rPr>
      </w:pPr>
      <w:r w:rsidRPr="0017050C">
        <w:rPr>
          <w:b/>
          <w:bCs/>
          <w:color w:val="333333"/>
          <w:lang w:val="es-ES"/>
        </w:rPr>
        <w:t>Establecer qué se considera "Información Sensible":</w:t>
      </w:r>
      <w:r w:rsidRPr="0017050C">
        <w:rPr>
          <w:color w:val="333333"/>
          <w:lang w:val="es-ES"/>
        </w:rPr>
        <w:t xml:space="preserve"> No todas las organizaciones ni todos los países operan bajo los mismos marcos. Se debe documentar bajo qué regulaciones se rige el proyecto (ej. GDPR en Europa, HIPAA para salud en EE.UU., normativas bancarias locales). Se define formalmente qué datos entran en el perímetro de exclusión o protección estricta (ej. salarios, estrategias comerciales, datos de salud, opiniones políticas).</w:t>
      </w:r>
    </w:p>
    <w:p w:rsidRPr="0017050C" w:rsidR="00F8555D" w:rsidP="00F8555D" w:rsidRDefault="00F8555D" w14:paraId="2E6A3552" w14:textId="77777777">
      <w:pPr>
        <w:numPr>
          <w:ilvl w:val="0"/>
          <w:numId w:val="28"/>
        </w:numPr>
        <w:spacing w:before="280" w:after="120"/>
        <w:rPr>
          <w:color w:val="333333"/>
          <w:lang w:val="es-ES"/>
        </w:rPr>
      </w:pPr>
      <w:r w:rsidRPr="0017050C">
        <w:rPr>
          <w:b/>
          <w:bCs/>
          <w:color w:val="333333"/>
          <w:lang w:val="es-ES"/>
        </w:rPr>
        <w:t>Identificación de Entidades de Riesgo conocidas:</w:t>
      </w:r>
      <w:r w:rsidRPr="0017050C">
        <w:rPr>
          <w:color w:val="333333"/>
          <w:lang w:val="es-ES"/>
        </w:rPr>
        <w:t xml:space="preserve"> Consiste en determinar la metodología para aislar las variables críticas. Existen dos estrategias contrapuestas para abordar esta definición:</w:t>
      </w:r>
    </w:p>
    <w:p w:rsidRPr="0017050C" w:rsidR="00F8555D" w:rsidP="00F8555D" w:rsidRDefault="00F8555D" w14:paraId="3B8C5365" w14:textId="77777777">
      <w:pPr>
        <w:numPr>
          <w:ilvl w:val="1"/>
          <w:numId w:val="28"/>
        </w:numPr>
        <w:spacing w:before="280" w:after="120"/>
        <w:rPr>
          <w:color w:val="333333"/>
          <w:lang w:val="es-ES"/>
        </w:rPr>
      </w:pPr>
      <w:r w:rsidRPr="0017050C">
        <w:rPr>
          <w:b/>
          <w:bCs/>
          <w:color w:val="333333"/>
          <w:lang w:val="es-ES"/>
        </w:rPr>
        <w:t>Estrategia Cerrada (Basada en Descubrimiento):</w:t>
      </w:r>
      <w:r w:rsidRPr="0017050C">
        <w:rPr>
          <w:color w:val="333333"/>
          <w:lang w:val="es-ES"/>
        </w:rPr>
        <w:t xml:space="preserve"> Se realiza un proceso previo de auditoría y </w:t>
      </w:r>
      <w:r w:rsidRPr="0017050C">
        <w:rPr>
          <w:i/>
          <w:iCs/>
          <w:color w:val="333333"/>
          <w:lang w:val="es-ES"/>
        </w:rPr>
        <w:t>data discovery</w:t>
      </w:r>
      <w:r w:rsidRPr="0017050C">
        <w:rPr>
          <w:color w:val="333333"/>
          <w:lang w:val="es-ES"/>
        </w:rPr>
        <w:t xml:space="preserve"> sobre una muestra representativa de los documentos. Se identifican y catalogan de forma estricta y unívoca las entidades específicas que existen (ej. "códigos de empleado con formato EMP-XXXX", "números de póliza de 12 dígitos"). El pipeline solo buscará y tratará lo que se haya definido explícitamente en esta lista cerrada.</w:t>
      </w:r>
    </w:p>
    <w:p w:rsidRPr="0017050C" w:rsidR="00F8555D" w:rsidP="00F8555D" w:rsidRDefault="00F8555D" w14:paraId="116823E9" w14:textId="77777777">
      <w:pPr>
        <w:numPr>
          <w:ilvl w:val="1"/>
          <w:numId w:val="28"/>
        </w:numPr>
        <w:spacing w:before="280" w:after="120"/>
        <w:rPr>
          <w:color w:val="333333"/>
          <w:lang w:val="es-ES"/>
        </w:rPr>
      </w:pPr>
      <w:r w:rsidRPr="0017050C">
        <w:rPr>
          <w:b/>
          <w:bCs/>
          <w:color w:val="333333"/>
          <w:lang w:val="es-ES"/>
        </w:rPr>
        <w:t>Estrategia Abierta (Enfoque Libre y Refinamiento):</w:t>
      </w:r>
      <w:r w:rsidRPr="0017050C">
        <w:rPr>
          <w:color w:val="333333"/>
          <w:lang w:val="es-ES"/>
        </w:rPr>
        <w:t xml:space="preserve"> Se adopta una postura maximalista de mínimos riesgos. En la primera iteración se identifica de forma masiva </w:t>
      </w:r>
      <w:r w:rsidRPr="0017050C">
        <w:rPr>
          <w:i/>
          <w:iCs/>
          <w:color w:val="333333"/>
          <w:lang w:val="es-ES"/>
        </w:rPr>
        <w:t>todo</w:t>
      </w:r>
      <w:r w:rsidRPr="0017050C">
        <w:rPr>
          <w:color w:val="333333"/>
          <w:lang w:val="es-ES"/>
        </w:rPr>
        <w:t xml:space="preserve"> aquello que potencialmente pueda ser un riesgo (cualquier nombre, número, fecha, localización o código). Posteriormente, en una fase de calibración, el equipo de negocio va refinando y aplicando "listas blancas" o filtros para decidir qué elementos bloqueados inicialmente no suponen un riesgo real y deben ser liberados para no perjudicar la experiencia del usuario.</w:t>
      </w:r>
    </w:p>
    <w:p w:rsidRPr="0017050C" w:rsidR="00F8555D" w:rsidP="00F8555D" w:rsidRDefault="00F8555D" w14:paraId="6336496E" w14:textId="77777777">
      <w:pPr>
        <w:numPr>
          <w:ilvl w:val="0"/>
          <w:numId w:val="28"/>
        </w:numPr>
        <w:spacing w:before="280" w:after="120"/>
        <w:rPr>
          <w:color w:val="333333"/>
          <w:lang w:val="es-ES"/>
        </w:rPr>
      </w:pPr>
      <w:r w:rsidRPr="0017050C">
        <w:rPr>
          <w:b/>
          <w:bCs/>
          <w:color w:val="333333"/>
          <w:lang w:val="es-ES"/>
        </w:rPr>
        <w:t>Definición de Necesidades de Anonimización:</w:t>
      </w:r>
      <w:r w:rsidRPr="0017050C">
        <w:rPr>
          <w:color w:val="333333"/>
          <w:lang w:val="es-ES"/>
        </w:rPr>
        <w:t xml:space="preserve"> Se analiza si el objetivo del negocio requiere mantener la trazabilidad de los sujetos o si, por el contrario, se exige la </w:t>
      </w:r>
      <w:r w:rsidRPr="0017050C">
        <w:rPr>
          <w:b/>
          <w:bCs/>
          <w:color w:val="333333"/>
          <w:lang w:val="es-ES"/>
        </w:rPr>
        <w:t>imposibilidad absoluta</w:t>
      </w:r>
      <w:r w:rsidRPr="0017050C">
        <w:rPr>
          <w:color w:val="333333"/>
          <w:lang w:val="es-ES"/>
        </w:rPr>
        <w:t xml:space="preserve"> de asociar un dato a una persona en concreto (anonimización pura). Si la ley exige que el dato no pueda ser reversible bajo ningún escenario, se descartan los enfoques de seudonimización y se define un criterio de diseño de "vaciado o borrado semántico" para proteger la privacidad desde el diseño (</w:t>
      </w:r>
      <w:r w:rsidRPr="0017050C">
        <w:rPr>
          <w:i/>
          <w:iCs/>
          <w:color w:val="333333"/>
          <w:lang w:val="es-ES"/>
        </w:rPr>
        <w:t>Privacy by Design</w:t>
      </w:r>
      <w:r w:rsidRPr="0017050C">
        <w:rPr>
          <w:color w:val="333333"/>
          <w:lang w:val="es-ES"/>
        </w:rPr>
        <w:t>).</w:t>
      </w:r>
    </w:p>
    <w:p w:rsidRPr="00F8555D" w:rsidR="00F8555D" w:rsidP="0001040A" w:rsidRDefault="00F8555D" w14:paraId="34ABEC1C" w14:textId="1371F490">
      <w:pPr>
        <w:pStyle w:val="Heading4"/>
        <w:rPr>
          <w:lang w:val="es-ES"/>
        </w:rPr>
      </w:pPr>
      <w:r>
        <w:rPr>
          <w:lang w:val="es-ES"/>
        </w:rPr>
        <w:t>5.3</w:t>
      </w:r>
      <w:r w:rsidRPr="00F8555D">
        <w:rPr>
          <w:lang w:val="es-ES"/>
        </w:rPr>
        <w:t>.2 Detección</w:t>
      </w:r>
    </w:p>
    <w:p w:rsidRPr="0017050C" w:rsidR="00F8555D" w:rsidP="00F8555D" w:rsidRDefault="00F8555D" w14:paraId="428DBE45" w14:textId="77777777">
      <w:pPr>
        <w:spacing w:before="280" w:after="120"/>
        <w:rPr>
          <w:color w:val="333333"/>
          <w:lang w:val="es-ES"/>
        </w:rPr>
      </w:pPr>
      <w:r w:rsidRPr="0017050C">
        <w:rPr>
          <w:color w:val="333333"/>
          <w:lang w:val="es-ES"/>
        </w:rPr>
        <w:t>La detección es la fase proactiva que ocurre en la ingesta, utilizando las reglas y entidades configuradas durante la fase de definición, antes de que cualquier fragmento de texto sea transformado en vector (embedding) o almacenado.</w:t>
      </w:r>
    </w:p>
    <w:p w:rsidRPr="0017050C" w:rsidR="00F8555D" w:rsidP="00F8555D" w:rsidRDefault="00F8555D" w14:paraId="52C93D93" w14:textId="77777777">
      <w:pPr>
        <w:numPr>
          <w:ilvl w:val="0"/>
          <w:numId w:val="29"/>
        </w:numPr>
        <w:spacing w:before="280" w:after="120"/>
        <w:rPr>
          <w:color w:val="333333"/>
          <w:lang w:val="es-ES"/>
        </w:rPr>
      </w:pPr>
      <w:r w:rsidRPr="0017050C">
        <w:rPr>
          <w:b/>
          <w:bCs/>
          <w:color w:val="333333"/>
          <w:lang w:val="es-ES"/>
        </w:rPr>
        <w:t>Modelos Customizados Locales (LLMs / SLMs):</w:t>
      </w:r>
      <w:r w:rsidRPr="0017050C">
        <w:rPr>
          <w:color w:val="333333"/>
          <w:lang w:val="es-ES"/>
        </w:rPr>
        <w:t xml:space="preserve"> Para maximizar la privacidad y garantizar el cumplimiento normativo más estricto, se integran modelos de lenguaje pequeños (</w:t>
      </w:r>
      <w:r w:rsidRPr="0017050C">
        <w:rPr>
          <w:b/>
          <w:bCs/>
          <w:color w:val="333333"/>
          <w:lang w:val="es-ES"/>
        </w:rPr>
        <w:t>SLMs</w:t>
      </w:r>
      <w:r w:rsidRPr="0017050C">
        <w:rPr>
          <w:color w:val="333333"/>
          <w:lang w:val="es-ES"/>
        </w:rPr>
        <w:t xml:space="preserve"> tipo Phi-4, Llama-3-8B) o modelos tradicionales ajustados (</w:t>
      </w:r>
      <w:r w:rsidRPr="0017050C">
        <w:rPr>
          <w:i/>
          <w:iCs/>
          <w:color w:val="333333"/>
          <w:lang w:val="es-ES"/>
        </w:rPr>
        <w:t>fine-tuned</w:t>
      </w:r>
      <w:r w:rsidRPr="0017050C">
        <w:rPr>
          <w:color w:val="333333"/>
          <w:lang w:val="es-ES"/>
        </w:rPr>
        <w:t xml:space="preserve">) desplegados </w:t>
      </w:r>
      <w:r w:rsidRPr="0017050C">
        <w:rPr>
          <w:b/>
          <w:bCs/>
          <w:color w:val="333333"/>
          <w:lang w:val="es-ES"/>
        </w:rPr>
        <w:t>completamente en local o en una VPC (Virtual Private Cloud) dedicada</w:t>
      </w:r>
      <w:r w:rsidRPr="0017050C">
        <w:rPr>
          <w:color w:val="333333"/>
          <w:lang w:val="es-ES"/>
        </w:rPr>
        <w:t>.</w:t>
      </w:r>
    </w:p>
    <w:p w:rsidRPr="0017050C" w:rsidR="00F8555D" w:rsidP="00F8555D" w:rsidRDefault="00F8555D" w14:paraId="0D4C0872" w14:textId="77777777">
      <w:pPr>
        <w:numPr>
          <w:ilvl w:val="1"/>
          <w:numId w:val="29"/>
        </w:numPr>
        <w:spacing w:before="280" w:after="120"/>
        <w:rPr>
          <w:color w:val="333333"/>
          <w:lang w:val="es-ES"/>
        </w:rPr>
      </w:pPr>
      <w:r w:rsidRPr="0017050C">
        <w:rPr>
          <w:i/>
          <w:iCs/>
          <w:color w:val="333333"/>
          <w:lang w:val="es-ES"/>
        </w:rPr>
        <w:t>Ventajas de este enfoque:</w:t>
      </w:r>
      <w:r w:rsidRPr="0017050C">
        <w:rPr>
          <w:color w:val="333333"/>
          <w:lang w:val="es-ES"/>
        </w:rPr>
        <w:t xml:space="preserve"> Evita cualquier fuga de datos hacia APIs de terceros, </w:t>
      </w:r>
      <w:r w:rsidRPr="0017050C">
        <w:rPr>
          <w:b/>
          <w:bCs/>
          <w:color w:val="333333"/>
          <w:lang w:val="es-ES"/>
        </w:rPr>
        <w:t>optimiza drásticamente los costes de computación</w:t>
      </w:r>
      <w:r w:rsidRPr="0017050C">
        <w:rPr>
          <w:color w:val="333333"/>
          <w:lang w:val="es-ES"/>
        </w:rPr>
        <w:t xml:space="preserve"> (al no pagar por token en APIs externas en procesos de ingesta masiva) y </w:t>
      </w:r>
      <w:r w:rsidRPr="0017050C">
        <w:rPr>
          <w:b/>
          <w:bCs/>
          <w:color w:val="333333"/>
          <w:lang w:val="es-ES"/>
        </w:rPr>
        <w:t>reduce los tiempos de respuesta (latencia)</w:t>
      </w:r>
      <w:r w:rsidRPr="0017050C">
        <w:rPr>
          <w:color w:val="333333"/>
          <w:lang w:val="es-ES"/>
        </w:rPr>
        <w:t>, ya que el modelo local está ultraespecializado en la tarea de etiquetado y corre en hardware dedicado.</w:t>
      </w:r>
    </w:p>
    <w:p w:rsidRPr="0017050C" w:rsidR="00F8555D" w:rsidP="00F8555D" w:rsidRDefault="00F8555D" w14:paraId="38ECC14D" w14:textId="77777777">
      <w:pPr>
        <w:numPr>
          <w:ilvl w:val="0"/>
          <w:numId w:val="29"/>
        </w:numPr>
        <w:spacing w:before="280" w:after="120"/>
        <w:rPr>
          <w:color w:val="333333"/>
          <w:lang w:val="es-ES"/>
        </w:rPr>
      </w:pPr>
      <w:r w:rsidRPr="0017050C">
        <w:rPr>
          <w:b/>
          <w:bCs/>
          <w:color w:val="333333"/>
          <w:lang w:val="es-ES"/>
        </w:rPr>
        <w:t>Modelos de Reconocimiento de Entidades Nombradas (NER):</w:t>
      </w:r>
      <w:r w:rsidRPr="0017050C">
        <w:rPr>
          <w:color w:val="333333"/>
          <w:lang w:val="es-ES"/>
        </w:rPr>
        <w:t xml:space="preserve"> Se combinan los LLMs/SLMs locales con modelos NER tradicionales (como spaCy o BERT modificados) entrenados para reconocer tanto las entidades estándar como las </w:t>
      </w:r>
      <w:r w:rsidRPr="0017050C">
        <w:rPr>
          <w:i/>
          <w:iCs/>
          <w:color w:val="333333"/>
          <w:lang w:val="es-ES"/>
        </w:rPr>
        <w:t>entidades de riesgo específicas</w:t>
      </w:r>
      <w:r w:rsidRPr="0017050C">
        <w:rPr>
          <w:color w:val="333333"/>
          <w:lang w:val="es-ES"/>
        </w:rPr>
        <w:t xml:space="preserve"> (ya sea por el enfoque cerrado o abierto de la fase 1.0).</w:t>
      </w:r>
    </w:p>
    <w:p w:rsidRPr="0017050C" w:rsidR="00F8555D" w:rsidP="00F8555D" w:rsidRDefault="00F8555D" w14:paraId="6DC0702D" w14:textId="77777777">
      <w:pPr>
        <w:numPr>
          <w:ilvl w:val="0"/>
          <w:numId w:val="29"/>
        </w:numPr>
        <w:spacing w:before="280" w:after="120"/>
        <w:rPr>
          <w:color w:val="333333"/>
          <w:lang w:val="es-ES"/>
        </w:rPr>
      </w:pPr>
      <w:r w:rsidRPr="0017050C">
        <w:rPr>
          <w:b/>
          <w:bCs/>
          <w:color w:val="333333"/>
          <w:lang w:val="es-ES"/>
        </w:rPr>
        <w:t>Clasificación por Patrones y Expresiones Regulares (RegEx):</w:t>
      </w:r>
      <w:r w:rsidRPr="0017050C">
        <w:rPr>
          <w:color w:val="333333"/>
          <w:lang w:val="es-ES"/>
        </w:rPr>
        <w:t xml:space="preserve"> Complementa la capa de inteligencia artificial mediante la búsqueda algorítmica de estructuras rígidas acordadas en los requerimientos, como números de tarjetas de crédito (algoritmo de Luhn), documentos de identidad (DNI/NIE), pasaportes, o formatos de códigos internos de la empresa.</w:t>
      </w:r>
    </w:p>
    <w:p w:rsidRPr="0017050C" w:rsidR="00F8555D" w:rsidP="00F8555D" w:rsidRDefault="00F8555D" w14:paraId="0A9C59F3" w14:textId="77777777">
      <w:pPr>
        <w:numPr>
          <w:ilvl w:val="0"/>
          <w:numId w:val="29"/>
        </w:numPr>
        <w:spacing w:before="280" w:after="120"/>
        <w:rPr>
          <w:color w:val="333333"/>
          <w:lang w:val="es-ES"/>
        </w:rPr>
      </w:pPr>
      <w:r w:rsidRPr="676C1B0C" w:rsidR="6C9170E2">
        <w:rPr>
          <w:b w:val="1"/>
          <w:bCs w:val="1"/>
          <w:color w:val="333333"/>
          <w:lang w:val="es-ES"/>
        </w:rPr>
        <w:t>Etiquetado de Metadatos de Sensibilidad:</w:t>
      </w:r>
      <w:r w:rsidRPr="676C1B0C" w:rsidR="6C9170E2">
        <w:rPr>
          <w:color w:val="333333"/>
          <w:lang w:val="es-ES"/>
        </w:rPr>
        <w:t xml:space="preserve"> Una vez detectado el dato sensible, el fragmento de documento (chunk) se etiqueta automáticamente con un nivel de criticidad (</w:t>
      </w:r>
      <w:r w:rsidRPr="676C1B0C" w:rsidR="6C9170E2">
        <w:rPr>
          <w:i w:val="1"/>
          <w:iCs w:val="1"/>
          <w:color w:val="333333"/>
          <w:lang w:val="es-ES"/>
        </w:rPr>
        <w:t>Público, Interno, Confidencial, Restringido</w:t>
      </w:r>
      <w:r w:rsidRPr="676C1B0C" w:rsidR="6C9170E2">
        <w:rPr>
          <w:color w:val="333333"/>
          <w:lang w:val="es-ES"/>
        </w:rPr>
        <w:t>) y se tipifica el tipo de riesgo hallado. Esto permite aplicar reglas de seguridad dinámicas en las fases posteriores.</w:t>
      </w:r>
    </w:p>
    <w:p w:rsidR="59DBE5CB" w:rsidP="676C1B0C" w:rsidRDefault="59DBE5CB" w14:paraId="6B011AAA" w14:textId="129D6F6B">
      <w:pPr>
        <w:numPr>
          <w:ilvl w:val="0"/>
          <w:numId w:val="29"/>
        </w:numPr>
        <w:spacing w:before="280" w:after="120"/>
        <w:rPr>
          <w:rFonts w:ascii="Cambria" w:hAnsi="Cambria" w:eastAsia="Cambria" w:cs="Cambria"/>
          <w:noProof w:val="0"/>
          <w:color w:val="00B050"/>
          <w:sz w:val="22"/>
          <w:szCs w:val="22"/>
          <w:lang w:val="es-ES"/>
        </w:rPr>
      </w:pPr>
      <w:r w:rsidRPr="676C1B0C" w:rsidR="59DBE5CB">
        <w:rPr>
          <w:rFonts w:ascii="Cambria" w:hAnsi="Cambria" w:eastAsia="Cambria" w:cs="Cambria"/>
          <w:b w:val="1"/>
          <w:bCs w:val="1"/>
          <w:noProof w:val="0"/>
          <w:color w:val="00B050"/>
          <w:sz w:val="22"/>
          <w:szCs w:val="22"/>
          <w:lang w:val="es-ES"/>
        </w:rPr>
        <w:t>Redacción nativa de medios:</w:t>
      </w:r>
      <w:r w:rsidRPr="676C1B0C" w:rsidR="59DBE5CB">
        <w:rPr>
          <w:rFonts w:ascii="Cambria" w:hAnsi="Cambria" w:eastAsia="Cambria" w:cs="Cambria"/>
          <w:noProof w:val="0"/>
          <w:color w:val="00B050"/>
          <w:sz w:val="22"/>
          <w:szCs w:val="22"/>
          <w:lang w:val="es-ES"/>
        </w:rPr>
        <w:t xml:space="preserve"> Tokenizar o anonimizar la transcripción no limpia el binario original, que sigue conteniendo el dato sensible en su forma audiovisual, por lo que cuando el medio se conserve (típicamente en abstracción dinámica) el tratamiento deberá aplicarse de forma nativa sobre el propio activo: difuminado o pixelado de rostros y matrículas en imagen y vídeo, silenciado o supresión de los tramos de audio con voz identificable o PII hablada, y eliminación de metadatos comprometidos como EXIF y geolocalización GPS. El objetivo es que el binario custodiado y sus derivados queden saneados al mismo nivel de exigencia que el texto, y no solo en su proyección textual.</w:t>
      </w:r>
    </w:p>
    <w:p w:rsidRPr="00F8555D" w:rsidR="00F8555D" w:rsidP="0001040A" w:rsidRDefault="00F8555D" w14:paraId="2B336C76" w14:textId="58815B5B">
      <w:pPr>
        <w:pStyle w:val="Heading4"/>
        <w:rPr>
          <w:lang w:val="es-ES"/>
        </w:rPr>
      </w:pPr>
      <w:r w:rsidRPr="00F8555D">
        <w:rPr>
          <w:lang w:val="es-ES"/>
        </w:rPr>
        <w:t>5.3.3 Tratamiento</w:t>
      </w:r>
    </w:p>
    <w:p w:rsidRPr="0017050C" w:rsidR="00F8555D" w:rsidP="00F8555D" w:rsidRDefault="00F8555D" w14:paraId="6ED4B2A5" w14:textId="77777777">
      <w:pPr>
        <w:spacing w:before="280" w:after="120"/>
        <w:rPr>
          <w:color w:val="333333"/>
          <w:lang w:val="es-ES"/>
        </w:rPr>
      </w:pPr>
      <w:r w:rsidRPr="0017050C">
        <w:rPr>
          <w:color w:val="333333"/>
          <w:lang w:val="es-ES"/>
        </w:rPr>
        <w:t>Una vez identificados los riesgos bajo el marco de la fase de definición, el texto debe ser transformado para mitigar el impacto de una posible brecha de seguridad o un acceso no autorizado. Dependiendo de si se requería o no la disociación completa de las personas, se aplican tres técnicas:</w:t>
      </w:r>
    </w:p>
    <w:p w:rsidRPr="0017050C" w:rsidR="00F8555D" w:rsidP="00F8555D" w:rsidRDefault="00F8555D" w14:paraId="70D66497" w14:textId="77777777">
      <w:pPr>
        <w:numPr>
          <w:ilvl w:val="0"/>
          <w:numId w:val="30"/>
        </w:numPr>
        <w:spacing w:before="280" w:after="120"/>
        <w:rPr>
          <w:color w:val="333333"/>
          <w:lang w:val="es-ES"/>
        </w:rPr>
      </w:pPr>
      <w:r w:rsidRPr="0017050C">
        <w:rPr>
          <w:b/>
          <w:bCs/>
          <w:color w:val="333333"/>
          <w:lang w:val="es-ES"/>
        </w:rPr>
        <w:t>Anonimización Irreversible:</w:t>
      </w:r>
      <w:r w:rsidRPr="0017050C">
        <w:rPr>
          <w:color w:val="333333"/>
          <w:lang w:val="es-ES"/>
        </w:rPr>
        <w:t xml:space="preserve"> Si en la recogida de requerimientos se determinó que no es necesario volver a identificar al sujeto, se destruye el dato real sustituyéndolo por una categoría genérica (ej. </w:t>
      </w:r>
      <w:r w:rsidRPr="0017050C">
        <w:rPr>
          <w:i/>
          <w:iCs/>
          <w:color w:val="333333"/>
          <w:lang w:val="es-ES"/>
        </w:rPr>
        <w:t>"El paciente Juan Pérez..."</w:t>
      </w:r>
      <w:r w:rsidRPr="0017050C">
        <w:rPr>
          <w:color w:val="333333"/>
          <w:lang w:val="es-ES"/>
        </w:rPr>
        <w:t xml:space="preserve"> se transforma en </w:t>
      </w:r>
      <w:r w:rsidRPr="0017050C">
        <w:rPr>
          <w:i/>
          <w:iCs/>
          <w:color w:val="333333"/>
          <w:lang w:val="es-ES"/>
        </w:rPr>
        <w:t>"El paciente [NOMBRE_ANONIMIZADO]..."</w:t>
      </w:r>
      <w:r w:rsidRPr="0017050C">
        <w:rPr>
          <w:color w:val="333333"/>
          <w:lang w:val="es-ES"/>
        </w:rPr>
        <w:t>). Al ser irreversible, es la técnica más segura para cumplir con normativas estrictas como GDPR, eliminando cualquier posibilidad de asociar el dato a un individuo.</w:t>
      </w:r>
    </w:p>
    <w:p w:rsidRPr="0017050C" w:rsidR="00F8555D" w:rsidP="00F8555D" w:rsidRDefault="00F8555D" w14:paraId="6BDDF069" w14:textId="77777777">
      <w:pPr>
        <w:numPr>
          <w:ilvl w:val="0"/>
          <w:numId w:val="30"/>
        </w:numPr>
        <w:spacing w:before="280" w:after="120"/>
        <w:rPr>
          <w:color w:val="333333"/>
          <w:lang w:val="es-ES"/>
        </w:rPr>
      </w:pPr>
      <w:r w:rsidRPr="0017050C">
        <w:rPr>
          <w:b/>
          <w:bCs/>
          <w:color w:val="333333"/>
          <w:lang w:val="es-ES"/>
        </w:rPr>
        <w:t>Seudonimización (Tokenización):</w:t>
      </w:r>
      <w:r w:rsidRPr="0017050C">
        <w:rPr>
          <w:color w:val="333333"/>
          <w:lang w:val="es-ES"/>
        </w:rPr>
        <w:t xml:space="preserve"> Si el negocio requería poder identificar al sujeto en casos muy concretos (definidos en la fase 1.0), el dato sensible se extrae y se reemplaza por un identificador artificial o token criptográfico (ej. </w:t>
      </w:r>
      <w:r w:rsidRPr="0017050C">
        <w:rPr>
          <w:i/>
          <w:iCs/>
          <w:color w:val="333333"/>
          <w:lang w:val="es-ES"/>
        </w:rPr>
        <w:t>Juan Pérez</w:t>
      </w:r>
      <w:r w:rsidRPr="0017050C">
        <w:rPr>
          <w:color w:val="333333"/>
          <w:lang w:val="es-ES"/>
        </w:rPr>
        <w:t xml:space="preserve"> se convierte en </w:t>
      </w:r>
      <w:r w:rsidRPr="0017050C">
        <w:rPr>
          <w:i/>
          <w:iCs/>
          <w:color w:val="333333"/>
          <w:lang w:val="es-ES"/>
        </w:rPr>
        <w:t>USER_ID_8974X</w:t>
      </w:r>
      <w:r w:rsidRPr="0017050C">
        <w:rPr>
          <w:color w:val="333333"/>
          <w:lang w:val="es-ES"/>
        </w:rPr>
        <w:t>). La relación real entre el token y el nombre se almacena en una base de datos externa, relacional, fuertemente encriptada y aislada del ecosistema RAG.</w:t>
      </w:r>
    </w:p>
    <w:p w:rsidRPr="0017050C" w:rsidR="00F8555D" w:rsidP="00F8555D" w:rsidRDefault="00F8555D" w14:paraId="3C5CDA37" w14:textId="77777777">
      <w:pPr>
        <w:numPr>
          <w:ilvl w:val="0"/>
          <w:numId w:val="30"/>
        </w:numPr>
        <w:spacing w:before="280" w:after="120"/>
        <w:rPr>
          <w:color w:val="333333"/>
          <w:lang w:val="es-ES"/>
        </w:rPr>
      </w:pPr>
      <w:r w:rsidRPr="0017050C">
        <w:rPr>
          <w:b/>
          <w:bCs/>
          <w:color w:val="333333"/>
          <w:lang w:val="es-ES"/>
        </w:rPr>
        <w:t>Ofuscación y Encriptación en Reposo:</w:t>
      </w:r>
      <w:r w:rsidRPr="0017050C">
        <w:rPr>
          <w:color w:val="333333"/>
          <w:lang w:val="es-ES"/>
        </w:rPr>
        <w:t xml:space="preserve"> Los fragmentos de texto resultantes y sus respectivos vectores se almacenan en la base de datos utilizando cifrado avanzado (como AES-256). Además, en las interfaces de usuario o logs del sistema se aplica un enmascaramiento parcial (ej. XXXX-XXXX-XXXX-4321) para evitar la exposición visual de datos remanentes.</w:t>
      </w:r>
    </w:p>
    <w:p w:rsidRPr="00F8555D" w:rsidR="00F8555D" w:rsidP="0001040A" w:rsidRDefault="00F8555D" w14:paraId="512C4360" w14:textId="69688877">
      <w:pPr>
        <w:pStyle w:val="Heading4"/>
        <w:rPr>
          <w:lang w:val="es-ES"/>
        </w:rPr>
      </w:pPr>
      <w:r w:rsidRPr="00F8555D">
        <w:rPr>
          <w:lang w:val="es-ES"/>
        </w:rPr>
        <w:t>5.3.4 Recuperación</w:t>
      </w:r>
    </w:p>
    <w:p w:rsidRPr="0017050C" w:rsidR="00F8555D" w:rsidP="00F8555D" w:rsidRDefault="00F8555D" w14:paraId="2A219A16" w14:textId="77777777">
      <w:pPr>
        <w:spacing w:before="280" w:after="120"/>
        <w:rPr>
          <w:color w:val="333333"/>
          <w:lang w:val="es-ES"/>
        </w:rPr>
      </w:pPr>
      <w:r w:rsidRPr="0017050C">
        <w:rPr>
          <w:color w:val="333333"/>
          <w:lang w:val="es-ES"/>
        </w:rPr>
        <w:t>La fase de recuperación (Retrieval) gestiona cómo se controla el acceso a la información o cómo se reconstruye de forma segura en el momento en que un usuario lanza una consulta al sistema.</w:t>
      </w:r>
    </w:p>
    <w:p w:rsidRPr="0017050C" w:rsidR="00F8555D" w:rsidP="00F8555D" w:rsidRDefault="00F8555D" w14:paraId="6620FA28" w14:textId="77777777">
      <w:pPr>
        <w:numPr>
          <w:ilvl w:val="0"/>
          <w:numId w:val="31"/>
        </w:numPr>
        <w:spacing w:before="280" w:after="120"/>
        <w:rPr>
          <w:color w:val="333333"/>
          <w:lang w:val="es-ES"/>
        </w:rPr>
      </w:pPr>
      <w:r w:rsidRPr="4E2FC73D" w:rsidR="5D8B82BC">
        <w:rPr>
          <w:b w:val="1"/>
          <w:bCs w:val="1"/>
          <w:color w:val="333333"/>
          <w:lang w:val="es-ES"/>
        </w:rPr>
        <w:t>Filtrado por Permisos (Early-Binding Retrieval):</w:t>
      </w:r>
      <w:r w:rsidRPr="4E2FC73D" w:rsidR="5D8B82BC">
        <w:rPr>
          <w:color w:val="333333"/>
          <w:lang w:val="es-ES"/>
        </w:rPr>
        <w:t xml:space="preserve"> El sistema intercepta la consulta del usuario y comprueba sus credenciales de acceso (roles RBAC o atributos ABAC definidos en la gobernanza). La base de datos vectorial realiza la búsqueda semántica aplicando un</w:t>
      </w:r>
      <w:commentRangeStart w:id="885462543"/>
      <w:r w:rsidRPr="4E2FC73D" w:rsidR="5D8B82BC">
        <w:rPr>
          <w:color w:val="333333"/>
          <w:lang w:val="es-ES"/>
        </w:rPr>
        <w:t xml:space="preserve"> filtro duro</w:t>
      </w:r>
      <w:commentRangeEnd w:id="885462543"/>
      <w:r>
        <w:rPr>
          <w:rStyle w:val="CommentReference"/>
        </w:rPr>
        <w:commentReference w:id="885462543"/>
      </w:r>
      <w:r w:rsidRPr="4E2FC73D" w:rsidR="5D8B82BC">
        <w:rPr>
          <w:color w:val="333333"/>
          <w:lang w:val="es-ES"/>
        </w:rPr>
        <w:t xml:space="preserve"> basado en los metadatos de sensibilidad creados en la fase 1.1. Si el usuario no tiene permisos para el nivel "Restringido", los fragmentos con esa etiqueta son totalmente invisibles para el motor de búsqueda.</w:t>
      </w:r>
    </w:p>
    <w:p w:rsidRPr="0017050C" w:rsidR="00F8555D" w:rsidP="00F8555D" w:rsidRDefault="00F8555D" w14:paraId="1A29CB44" w14:textId="77777777">
      <w:pPr>
        <w:numPr>
          <w:ilvl w:val="0"/>
          <w:numId w:val="31"/>
        </w:numPr>
        <w:spacing w:before="280" w:after="120"/>
        <w:rPr>
          <w:color w:val="333333"/>
          <w:lang w:val="es-ES"/>
        </w:rPr>
      </w:pPr>
      <w:r w:rsidRPr="0017050C">
        <w:rPr>
          <w:b/>
          <w:bCs/>
          <w:color w:val="333333"/>
          <w:lang w:val="es-ES"/>
        </w:rPr>
        <w:t>Re-identificación Dinámica (Detokenización bajo demanda):</w:t>
      </w:r>
      <w:r w:rsidRPr="0017050C">
        <w:rPr>
          <w:color w:val="333333"/>
          <w:lang w:val="es-ES"/>
        </w:rPr>
        <w:t xml:space="preserve"> Si el sistema utilizó </w:t>
      </w:r>
      <w:r w:rsidRPr="0017050C">
        <w:rPr>
          <w:i/>
          <w:iCs/>
          <w:color w:val="333333"/>
          <w:lang w:val="es-ES"/>
        </w:rPr>
        <w:t>Seudonimización</w:t>
      </w:r>
      <w:r w:rsidRPr="0017050C">
        <w:rPr>
          <w:color w:val="333333"/>
          <w:lang w:val="es-ES"/>
        </w:rPr>
        <w:t xml:space="preserve"> y el usuario que consulta tiene los privilegios legales explícitos para ver el dato real (según la matriz de requerimientos), el pipeline realiza un paso intermedio. Justo antes de mostrar la respuesta final en la pantalla del usuario, el sistema consulta la base de datos externa aislada, intercambia el token (</w:t>
      </w:r>
      <w:r w:rsidRPr="0017050C">
        <w:rPr>
          <w:i/>
          <w:iCs/>
          <w:color w:val="333333"/>
          <w:lang w:val="es-ES"/>
        </w:rPr>
        <w:t>USER_ID_8974X</w:t>
      </w:r>
      <w:r w:rsidRPr="0017050C">
        <w:rPr>
          <w:color w:val="333333"/>
          <w:lang w:val="es-ES"/>
        </w:rPr>
        <w:t>) por el valor real (</w:t>
      </w:r>
      <w:r w:rsidRPr="0017050C">
        <w:rPr>
          <w:i/>
          <w:iCs/>
          <w:color w:val="333333"/>
          <w:lang w:val="es-ES"/>
        </w:rPr>
        <w:t>Juan Pérez</w:t>
      </w:r>
      <w:r w:rsidRPr="0017050C">
        <w:rPr>
          <w:color w:val="333333"/>
          <w:lang w:val="es-ES"/>
        </w:rPr>
        <w:t xml:space="preserve">) y recompone el texto de forma dinámica. Si el sistema se configuró como </w:t>
      </w:r>
      <w:r w:rsidRPr="0017050C">
        <w:rPr>
          <w:i/>
          <w:iCs/>
          <w:color w:val="333333"/>
          <w:lang w:val="es-ES"/>
        </w:rPr>
        <w:t>Anonimizado</w:t>
      </w:r>
      <w:r w:rsidRPr="0017050C">
        <w:rPr>
          <w:color w:val="333333"/>
          <w:lang w:val="es-ES"/>
        </w:rPr>
        <w:t>, este paso simplemente no existe.</w:t>
      </w:r>
    </w:p>
    <w:p w:rsidRPr="0017050C" w:rsidR="00F8555D" w:rsidP="00F8555D" w:rsidRDefault="00F8555D" w14:paraId="5067B769" w14:textId="77777777">
      <w:pPr>
        <w:numPr>
          <w:ilvl w:val="0"/>
          <w:numId w:val="31"/>
        </w:numPr>
        <w:spacing w:before="280" w:after="120"/>
        <w:rPr>
          <w:color w:val="333333"/>
          <w:lang w:val="es-ES"/>
        </w:rPr>
      </w:pPr>
      <w:r w:rsidRPr="0017050C">
        <w:rPr>
          <w:b/>
          <w:bCs/>
          <w:color w:val="333333"/>
          <w:lang w:val="es-ES"/>
        </w:rPr>
        <w:t>Auditoría y Trazabilidad de Logs Securizados:</w:t>
      </w:r>
      <w:r w:rsidRPr="0017050C">
        <w:rPr>
          <w:color w:val="333333"/>
          <w:lang w:val="es-ES"/>
        </w:rPr>
        <w:t xml:space="preserve"> Cada vez que se recupera un fragmento que contenía datos sensibles, el sistema genera un log de auditoría inmutable. Este log registra quién accedió, qué técnica de tratamiento se revirtió (si aplica) y con qué justificación, manteniendo los datos sensibles del propio log completamente ofuscados para los administradores del sistema.</w:t>
      </w:r>
    </w:p>
    <w:p w:rsidR="00343B37" w:rsidP="00DE511F" w:rsidRDefault="00343B37" w14:paraId="001F4BF6" w14:textId="77777777">
      <w:pPr>
        <w:pStyle w:val="NormalWeb"/>
        <w:rPr>
          <w:rFonts w:asciiTheme="minorHAnsi" w:hAnsiTheme="minorHAnsi" w:eastAsiaTheme="minorEastAsia" w:cstheme="minorBidi"/>
          <w:sz w:val="22"/>
          <w:szCs w:val="22"/>
          <w:lang w:val="es-ES"/>
        </w:rPr>
      </w:pPr>
    </w:p>
    <w:p w:rsidR="00565ED4" w:rsidP="0001040A" w:rsidRDefault="00F8555D" w14:paraId="57175FAB" w14:textId="00DC0366">
      <w:pPr>
        <w:pStyle w:val="Heading2"/>
        <w:rPr>
          <w:lang w:val="es-ES"/>
        </w:rPr>
      </w:pPr>
      <w:bookmarkStart w:name="_Toc231226335" w:id="97"/>
      <w:r>
        <w:rPr>
          <w:lang w:val="es-ES"/>
        </w:rPr>
        <w:t>6</w:t>
      </w:r>
      <w:r w:rsidRPr="00565ED4" w:rsidR="00565ED4">
        <w:rPr>
          <w:lang w:val="es-ES"/>
        </w:rPr>
        <w:t xml:space="preserve">. </w:t>
      </w:r>
      <w:r w:rsidR="005325EE">
        <w:rPr>
          <w:lang w:val="es-ES"/>
        </w:rPr>
        <w:t>Estrategia Corporativa de Ingesta</w:t>
      </w:r>
      <w:bookmarkEnd w:id="97"/>
      <w:r w:rsidR="005325EE">
        <w:rPr>
          <w:lang w:val="es-ES"/>
        </w:rPr>
        <w:tab/>
      </w:r>
    </w:p>
    <w:p w:rsidRPr="005325EE" w:rsidR="005325EE" w:rsidP="005325EE" w:rsidRDefault="005325EE" w14:paraId="34229021" w14:textId="77777777">
      <w:pPr>
        <w:tabs>
          <w:tab w:val="left" w:pos="6620"/>
        </w:tabs>
        <w:spacing w:before="280" w:after="120"/>
        <w:rPr>
          <w:lang w:val="es-ES"/>
        </w:rPr>
      </w:pPr>
      <w:r w:rsidRPr="005325EE">
        <w:rPr>
          <w:lang w:val="es-ES"/>
        </w:rPr>
        <w:t>Esta sección define el modelo de operaciones para la captura, refinería y explotación del conocimiento dentro de la organización. En lugar de abordar la construcción técnica paso a paso, este bloque establece las directrices estratégicas iniciales para estructurar la memoria corporativa, analizando los criterios de decisión para determinar si conviene articular una infraestructura centralizada a nivel de organización o implementar entornos independientes a nivel de proyecto.</w:t>
      </w:r>
    </w:p>
    <w:p w:rsidRPr="005325EE" w:rsidR="005325EE" w:rsidP="005325EE" w:rsidRDefault="005325EE" w14:paraId="2D0023B2" w14:textId="77777777">
      <w:pPr>
        <w:tabs>
          <w:tab w:val="left" w:pos="6620"/>
        </w:tabs>
        <w:spacing w:before="280" w:after="120"/>
        <w:rPr>
          <w:lang w:val="es-ES"/>
        </w:rPr>
      </w:pPr>
      <w:r w:rsidRPr="005325EE">
        <w:rPr>
          <w:lang w:val="es-ES"/>
        </w:rPr>
        <w:t>Para ello, el planteamiento define los componentes clave que debe integrar el pipeline de procesamiento, traza la metodología para la identificación y control de datos sensibles, y fija los mecanismos que facilitan el alineamiento de la documentación con las bases de datos tabulares y transaccionales del negocio. El objetivo es diseñar un marco de gestión del conocimiento robusto, seguro y gobernado, adaptado a las necesidades operativas de la empresa, antes de habilitar el consumo de los modelos de lenguaje (LLMs).</w:t>
      </w:r>
    </w:p>
    <w:p w:rsidRPr="005325EE" w:rsidR="005325EE" w:rsidP="0001040A" w:rsidRDefault="00F8555D" w14:paraId="1C03DD8D" w14:textId="70F17960">
      <w:pPr>
        <w:pStyle w:val="Heading3"/>
        <w:rPr>
          <w:color w:val="auto"/>
          <w:lang w:val="es-ES"/>
        </w:rPr>
      </w:pPr>
      <w:bookmarkStart w:name="_Toc231226336" w:id="98"/>
      <w:r>
        <w:rPr>
          <w:lang w:val="es-ES"/>
        </w:rPr>
        <w:t>6</w:t>
      </w:r>
      <w:r w:rsidRPr="005325EE" w:rsidR="005325EE">
        <w:rPr>
          <w:lang w:val="es-ES"/>
        </w:rPr>
        <w:t>.1. Estrategia de Compañía vs. Estrategia por Proyecto</w:t>
      </w:r>
      <w:bookmarkEnd w:id="98"/>
    </w:p>
    <w:p w:rsidRPr="005325EE" w:rsidR="005325EE" w:rsidP="005325EE" w:rsidRDefault="005325EE" w14:paraId="66D8715D" w14:textId="77777777">
      <w:pPr>
        <w:tabs>
          <w:tab w:val="left" w:pos="6620"/>
        </w:tabs>
        <w:spacing w:before="280" w:after="120"/>
        <w:rPr>
          <w:lang w:val="es-ES"/>
        </w:rPr>
      </w:pPr>
      <w:r w:rsidRPr="005325EE">
        <w:rPr>
          <w:lang w:val="es-ES"/>
        </w:rPr>
        <w:t>El planteamiento de la infraestructura documental para soluciones de Inteligencia Artificial Generativa puede abordarse desde un modelo centralizado de plataforma corporativa o mediante arquitecturas independientes dedicadas a proyectos específicos. La elección de una u otra estrategia no es absoluta; depende del volumen de información compartida, el nivel de madurez tecnológica, las exigencias regulatorias y la urgencia en el despliegue de cada caso de uso.</w:t>
      </w:r>
    </w:p>
    <w:p w:rsidRPr="005325EE" w:rsidR="005325EE" w:rsidP="005325EE" w:rsidRDefault="005325EE" w14:paraId="1881F1D3" w14:textId="77777777">
      <w:pPr>
        <w:tabs>
          <w:tab w:val="left" w:pos="6620"/>
        </w:tabs>
        <w:spacing w:before="280" w:after="120"/>
        <w:rPr>
          <w:b/>
          <w:bCs/>
          <w:lang w:val="es-ES"/>
        </w:rPr>
      </w:pPr>
      <w:r w:rsidRPr="005325EE">
        <w:rPr>
          <w:b/>
          <w:bCs/>
          <w:lang w:val="es-ES"/>
        </w:rPr>
        <w:t>A. Enfoque Centralizado (Estrategia de Compañía)</w:t>
      </w:r>
    </w:p>
    <w:p w:rsidRPr="005325EE" w:rsidR="005325EE" w:rsidP="005325EE" w:rsidRDefault="005325EE" w14:paraId="4C26FADA" w14:textId="77777777">
      <w:pPr>
        <w:tabs>
          <w:tab w:val="left" w:pos="6620"/>
        </w:tabs>
        <w:spacing w:before="280" w:after="120"/>
        <w:rPr>
          <w:lang w:val="es-ES"/>
        </w:rPr>
      </w:pPr>
      <w:r w:rsidRPr="005325EE">
        <w:rPr>
          <w:lang w:val="es-ES"/>
        </w:rPr>
        <w:t>Este modelo plantea la creación de una plataforma única de gestión de datos no estructurados que da servicio de forma transversal a todas las áreas de la organización.</w:t>
      </w:r>
    </w:p>
    <w:p w:rsidRPr="005325EE" w:rsidR="005325EE" w:rsidP="005325EE" w:rsidRDefault="005325EE" w14:paraId="0E7256D0" w14:textId="77777777">
      <w:pPr>
        <w:tabs>
          <w:tab w:val="left" w:pos="6620"/>
        </w:tabs>
        <w:spacing w:before="280" w:after="120"/>
        <w:rPr>
          <w:b/>
          <w:bCs/>
          <w:lang w:val="es-ES"/>
        </w:rPr>
      </w:pPr>
      <w:r w:rsidRPr="005325EE">
        <w:rPr>
          <w:b/>
          <w:bCs/>
          <w:lang w:val="es-ES"/>
        </w:rPr>
        <w:t>¿Cuándo conviene aplicar este enfoque?</w:t>
      </w:r>
    </w:p>
    <w:p w:rsidRPr="005325EE" w:rsidR="005325EE" w:rsidP="005325EE" w:rsidRDefault="005325EE" w14:paraId="53792654" w14:textId="77777777">
      <w:pPr>
        <w:numPr>
          <w:ilvl w:val="0"/>
          <w:numId w:val="82"/>
        </w:numPr>
        <w:tabs>
          <w:tab w:val="left" w:pos="6620"/>
        </w:tabs>
        <w:spacing w:before="280" w:after="120"/>
        <w:rPr>
          <w:lang w:val="es-ES"/>
        </w:rPr>
      </w:pPr>
      <w:r w:rsidRPr="005325EE">
        <w:rPr>
          <w:lang w:val="es-ES"/>
        </w:rPr>
        <w:t xml:space="preserve">Cuando existe un </w:t>
      </w:r>
      <w:r w:rsidRPr="005325EE">
        <w:rPr>
          <w:b/>
          <w:bCs/>
          <w:lang w:val="es-ES"/>
        </w:rPr>
        <w:t>alto solapamiento de información</w:t>
      </w:r>
      <w:r w:rsidRPr="005325EE">
        <w:rPr>
          <w:lang w:val="es-ES"/>
        </w:rPr>
        <w:t xml:space="preserve"> entre departamentos (ej. normativas globales, manuales de procesos transversales o contratos macro que afectan a múltiples áreas).</w:t>
      </w:r>
    </w:p>
    <w:p w:rsidRPr="005325EE" w:rsidR="005325EE" w:rsidP="005325EE" w:rsidRDefault="005325EE" w14:paraId="69C04A44" w14:textId="77777777">
      <w:pPr>
        <w:numPr>
          <w:ilvl w:val="0"/>
          <w:numId w:val="82"/>
        </w:numPr>
        <w:tabs>
          <w:tab w:val="left" w:pos="6620"/>
        </w:tabs>
        <w:spacing w:before="280" w:after="120"/>
        <w:rPr>
          <w:lang w:val="es-ES"/>
        </w:rPr>
      </w:pPr>
      <w:r w:rsidRPr="005325EE">
        <w:rPr>
          <w:lang w:val="es-ES"/>
        </w:rPr>
        <w:t xml:space="preserve">Cuando la compañía opera en </w:t>
      </w:r>
      <w:r w:rsidRPr="005325EE">
        <w:rPr>
          <w:b/>
          <w:bCs/>
          <w:lang w:val="es-ES"/>
        </w:rPr>
        <w:t>sectores altamente regulados</w:t>
      </w:r>
      <w:r w:rsidRPr="005325EE">
        <w:rPr>
          <w:lang w:val="es-ES"/>
        </w:rPr>
        <w:t xml:space="preserve"> donde una brecha de seguridad o una alucinación por datos desactualizados conlleva sanciones graves.</w:t>
      </w:r>
    </w:p>
    <w:p w:rsidR="005325EE" w:rsidP="005325EE" w:rsidRDefault="005325EE" w14:paraId="10EE062C" w14:textId="77777777">
      <w:pPr>
        <w:numPr>
          <w:ilvl w:val="0"/>
          <w:numId w:val="82"/>
        </w:numPr>
        <w:tabs>
          <w:tab w:val="left" w:pos="6620"/>
        </w:tabs>
        <w:spacing w:before="280" w:after="120"/>
        <w:rPr>
          <w:lang w:val="es-ES"/>
        </w:rPr>
      </w:pPr>
      <w:r w:rsidRPr="005325EE">
        <w:rPr>
          <w:lang w:val="es-ES"/>
        </w:rPr>
        <w:t>Cuando se busca un control y optimización predictiva del gasto en infraestructura cloud a medio y largo plazo.</w:t>
      </w:r>
    </w:p>
    <w:p w:rsidRPr="005325EE" w:rsidR="000E05D1" w:rsidP="000E05D1" w:rsidRDefault="000E05D1" w14:paraId="4C4404A7" w14:textId="77777777">
      <w:pPr>
        <w:tabs>
          <w:tab w:val="left" w:pos="6620"/>
        </w:tabs>
        <w:spacing w:before="280" w:after="120"/>
        <w:ind w:left="720"/>
        <w:rPr>
          <w:lang w:val="es-ES"/>
        </w:rPr>
      </w:pPr>
    </w:p>
    <w:p w:rsidRPr="005325EE" w:rsidR="005325EE" w:rsidP="005325EE" w:rsidRDefault="005325EE" w14:paraId="166F75F1" w14:textId="77777777">
      <w:pPr>
        <w:tabs>
          <w:tab w:val="left" w:pos="6620"/>
        </w:tabs>
        <w:spacing w:before="280" w:after="120"/>
        <w:rPr>
          <w:b/>
          <w:bCs/>
        </w:rPr>
      </w:pPr>
      <w:r w:rsidRPr="005325EE">
        <w:rPr>
          <w:b/>
          <w:bCs/>
        </w:rPr>
        <w:t>Ventajas Competitivas y Operativas:</w:t>
      </w:r>
    </w:p>
    <w:p w:rsidR="005325EE" w:rsidP="005325EE" w:rsidRDefault="005325EE" w14:paraId="4D0C5B9E" w14:textId="77777777">
      <w:pPr>
        <w:numPr>
          <w:ilvl w:val="0"/>
          <w:numId w:val="83"/>
        </w:numPr>
        <w:tabs>
          <w:tab w:val="left" w:pos="6620"/>
        </w:tabs>
        <w:spacing w:before="280" w:after="120"/>
        <w:rPr>
          <w:lang w:val="es-ES"/>
        </w:rPr>
      </w:pPr>
      <w:r w:rsidRPr="005325EE">
        <w:rPr>
          <w:b/>
          <w:bCs/>
          <w:lang w:val="es-ES"/>
        </w:rPr>
        <w:t>Reutilización Eficiente del Conocimiento (Economía de Escala):</w:t>
      </w:r>
      <w:r w:rsidRPr="005325EE">
        <w:rPr>
          <w:lang w:val="es-ES"/>
        </w:rPr>
        <w:t xml:space="preserve"> Un único documento corporativo puede ser útil para múltiples asistentes de IA o aplicaciones diferentes. Al centralizar la ingesta, el dato se procesa una sola vez y queda disponible para toda la empresa, evitando duplicar costes de almacenamiento, procesamiento informático y licenciamiento de APIs.</w:t>
      </w:r>
    </w:p>
    <w:p w:rsidRPr="005325EE" w:rsidR="000E05D1" w:rsidP="005325EE" w:rsidRDefault="000E05D1" w14:paraId="61586D3C" w14:textId="2DEFDFA2">
      <w:pPr>
        <w:numPr>
          <w:ilvl w:val="0"/>
          <w:numId w:val="83"/>
        </w:numPr>
        <w:tabs>
          <w:tab w:val="left" w:pos="6620"/>
        </w:tabs>
        <w:spacing w:before="280" w:after="120"/>
        <w:rPr>
          <w:lang w:val="es-ES"/>
        </w:rPr>
      </w:pPr>
      <w:r w:rsidRPr="000E05D1">
        <w:rPr>
          <w:b/>
          <w:bCs/>
          <w:lang w:val="es-ES"/>
        </w:rPr>
        <w:t>Capacidad de Mejora Constante e Integración Avanzada:</w:t>
      </w:r>
      <w:r w:rsidRPr="000E05D1">
        <w:rPr>
          <w:lang w:val="es-ES"/>
        </w:rPr>
        <w:t xml:space="preserve"> Al disponer de una infraestructura centralizada, cualquier optimización en el pipeline, actualización de modelos o nueva funcionalidad técnica se despliega de manera simultánea para todos los casos de uso de la compañía. Esto facilita la incorporación progresiva de integraciones complejas y de alto valor —como el </w:t>
      </w:r>
      <w:r w:rsidRPr="000E05D1">
        <w:rPr>
          <w:b/>
          <w:bCs/>
          <w:lang w:val="es-ES"/>
        </w:rPr>
        <w:t>alineamiento nativo de la información documental con las bases de datos tabulares y transaccionales</w:t>
      </w:r>
      <w:r w:rsidRPr="000E05D1">
        <w:rPr>
          <w:lang w:val="es-ES"/>
        </w:rPr>
        <w:t xml:space="preserve"> del negocio—, evitando el sobrecoste de desarrollar, probar y mantener estos conectores de forma aislada en cada proyecto.</w:t>
      </w:r>
    </w:p>
    <w:p w:rsidRPr="005325EE" w:rsidR="005325EE" w:rsidP="005325EE" w:rsidRDefault="005325EE" w14:paraId="6E2397A9" w14:textId="77777777">
      <w:pPr>
        <w:numPr>
          <w:ilvl w:val="0"/>
          <w:numId w:val="83"/>
        </w:numPr>
        <w:tabs>
          <w:tab w:val="left" w:pos="6620"/>
        </w:tabs>
        <w:spacing w:before="280" w:after="120"/>
        <w:rPr>
          <w:lang w:val="es-ES"/>
        </w:rPr>
      </w:pPr>
      <w:r w:rsidRPr="005325EE">
        <w:rPr>
          <w:b/>
          <w:bCs/>
          <w:lang w:val="es-ES"/>
        </w:rPr>
        <w:t>Gobernanza de Seguridad e Identidad Unificada:</w:t>
      </w:r>
      <w:r w:rsidRPr="005325EE">
        <w:rPr>
          <w:lang w:val="es-ES"/>
        </w:rPr>
        <w:t xml:space="preserve"> Permite centralizar la matriz de permisos (RBAC/ABAC) y el protocolo </w:t>
      </w:r>
      <w:r w:rsidRPr="005325EE">
        <w:rPr>
          <w:i/>
          <w:iCs/>
          <w:lang w:val="es-ES"/>
        </w:rPr>
        <w:t>Early-Binding Guard</w:t>
      </w:r>
      <w:r w:rsidRPr="005325EE">
        <w:rPr>
          <w:lang w:val="es-ES"/>
        </w:rPr>
        <w:t>. Esto garantiza que las reglas de confidencialidad se apliquen de forma homogénea en toda la corporación, reduciendo el riesgo de brechas de seguridad frente a la gestión fragmentada de accesos en cada proyecto.</w:t>
      </w:r>
    </w:p>
    <w:p w:rsidRPr="005325EE" w:rsidR="005325EE" w:rsidP="005325EE" w:rsidRDefault="005325EE" w14:paraId="667E115F" w14:textId="77777777">
      <w:pPr>
        <w:numPr>
          <w:ilvl w:val="0"/>
          <w:numId w:val="83"/>
        </w:numPr>
        <w:tabs>
          <w:tab w:val="left" w:pos="6620"/>
        </w:tabs>
        <w:spacing w:before="280" w:after="120"/>
        <w:rPr>
          <w:lang w:val="es-ES"/>
        </w:rPr>
      </w:pPr>
      <w:r w:rsidRPr="005325EE">
        <w:rPr>
          <w:b/>
          <w:bCs/>
          <w:lang w:val="es-ES"/>
        </w:rPr>
        <w:t>Estandarización y Desacoplamiento mediante MCP:</w:t>
      </w:r>
      <w:r w:rsidRPr="005325EE">
        <w:rPr>
          <w:lang w:val="es-ES"/>
        </w:rPr>
        <w:t xml:space="preserve"> Al adoptar el </w:t>
      </w:r>
      <w:r w:rsidRPr="005325EE">
        <w:rPr>
          <w:i/>
          <w:iCs/>
          <w:lang w:val="es-ES"/>
        </w:rPr>
        <w:t>Model Context Protocol</w:t>
      </w:r>
      <w:r w:rsidRPr="005325EE">
        <w:rPr>
          <w:lang w:val="es-ES"/>
        </w:rPr>
        <w:t xml:space="preserve"> (MCP) como estándar de compañía, las fuentes de datos quedan completamente desligadas de las aplicaciones o modelos comerciales específicos. Esto otorga la flexibilidad de cambiar de proveedor de IA en el futuro sin necesidad de reescribir las conexiones de datos de cada proyecto.</w:t>
      </w:r>
    </w:p>
    <w:p w:rsidRPr="005325EE" w:rsidR="005325EE" w:rsidP="005325EE" w:rsidRDefault="005325EE" w14:paraId="0D6D67C5" w14:textId="77777777">
      <w:pPr>
        <w:numPr>
          <w:ilvl w:val="0"/>
          <w:numId w:val="83"/>
        </w:numPr>
        <w:tabs>
          <w:tab w:val="left" w:pos="6620"/>
        </w:tabs>
        <w:spacing w:before="280" w:after="120"/>
        <w:rPr>
          <w:lang w:val="es-ES"/>
        </w:rPr>
      </w:pPr>
      <w:r w:rsidRPr="005325EE">
        <w:rPr>
          <w:b/>
          <w:bCs/>
          <w:lang w:val="es-ES"/>
        </w:rPr>
        <w:t>Optimización y Control Presupuestario (FinOps):</w:t>
      </w:r>
      <w:r w:rsidRPr="005325EE">
        <w:rPr>
          <w:lang w:val="es-ES"/>
        </w:rPr>
        <w:t xml:space="preserve"> La ingesta corporativa permite centralizar el tráfico de tokens de entrada y salida, facilitando la negociación de tarifas por volumen, el establecimiento de cuotas globales y el control del gasto.</w:t>
      </w:r>
    </w:p>
    <w:p w:rsidRPr="005325EE" w:rsidR="005325EE" w:rsidP="005325EE" w:rsidRDefault="005325EE" w14:paraId="3932A684" w14:textId="77777777">
      <w:pPr>
        <w:tabs>
          <w:tab w:val="left" w:pos="6620"/>
        </w:tabs>
        <w:spacing w:before="280" w:after="120"/>
        <w:rPr>
          <w:b/>
          <w:bCs/>
          <w:lang w:val="es-ES"/>
        </w:rPr>
      </w:pPr>
      <w:r w:rsidRPr="005325EE">
        <w:rPr>
          <w:b/>
          <w:bCs/>
          <w:lang w:val="es-ES"/>
        </w:rPr>
        <w:t>B. Enfoque Descentralizado (Estrategia por Proyecto)</w:t>
      </w:r>
    </w:p>
    <w:p w:rsidR="000E05D1" w:rsidP="005325EE" w:rsidRDefault="005325EE" w14:paraId="0BFC66C1" w14:textId="29116B27">
      <w:pPr>
        <w:tabs>
          <w:tab w:val="left" w:pos="6620"/>
        </w:tabs>
        <w:spacing w:before="280" w:after="120"/>
        <w:rPr>
          <w:lang w:val="es-ES"/>
        </w:rPr>
      </w:pPr>
      <w:r w:rsidRPr="005325EE">
        <w:rPr>
          <w:lang w:val="es-ES"/>
        </w:rPr>
        <w:t>Este modelo apuesta por la creación de silos o repositorios vectoriales independientes e independientes (</w:t>
      </w:r>
      <w:r w:rsidRPr="005325EE">
        <w:rPr>
          <w:i/>
          <w:iCs/>
          <w:lang w:val="es-ES"/>
        </w:rPr>
        <w:t>ad-hoc</w:t>
      </w:r>
      <w:r w:rsidRPr="005325EE">
        <w:rPr>
          <w:lang w:val="es-ES"/>
        </w:rPr>
        <w:t>) para responder de forma aislada a las necesidades de un caso de uso concreto.</w:t>
      </w:r>
    </w:p>
    <w:p w:rsidRPr="005325EE" w:rsidR="000E05D1" w:rsidP="005325EE" w:rsidRDefault="000E05D1" w14:paraId="0389B22F" w14:textId="77777777">
      <w:pPr>
        <w:tabs>
          <w:tab w:val="left" w:pos="6620"/>
        </w:tabs>
        <w:spacing w:before="280" w:after="120"/>
        <w:rPr>
          <w:lang w:val="es-ES"/>
        </w:rPr>
      </w:pPr>
    </w:p>
    <w:p w:rsidRPr="005325EE" w:rsidR="005325EE" w:rsidP="005325EE" w:rsidRDefault="005325EE" w14:paraId="73FC1EE6" w14:textId="77777777">
      <w:pPr>
        <w:tabs>
          <w:tab w:val="left" w:pos="6620"/>
        </w:tabs>
        <w:spacing w:before="280" w:after="120"/>
        <w:rPr>
          <w:b/>
          <w:bCs/>
          <w:lang w:val="es-ES"/>
        </w:rPr>
      </w:pPr>
      <w:r w:rsidRPr="005325EE">
        <w:rPr>
          <w:b/>
          <w:bCs/>
          <w:lang w:val="es-ES"/>
        </w:rPr>
        <w:t>¿Cuándo conviene aplicar este enfoque?</w:t>
      </w:r>
    </w:p>
    <w:p w:rsidRPr="005325EE" w:rsidR="005325EE" w:rsidP="005325EE" w:rsidRDefault="005325EE" w14:paraId="2A3A5E82" w14:textId="77777777">
      <w:pPr>
        <w:numPr>
          <w:ilvl w:val="0"/>
          <w:numId w:val="84"/>
        </w:numPr>
        <w:tabs>
          <w:tab w:val="left" w:pos="6620"/>
        </w:tabs>
        <w:spacing w:before="280" w:after="120"/>
        <w:rPr>
          <w:lang w:val="es-ES"/>
        </w:rPr>
      </w:pPr>
      <w:r w:rsidRPr="005325EE">
        <w:rPr>
          <w:lang w:val="es-ES"/>
        </w:rPr>
        <w:t xml:space="preserve">En </w:t>
      </w:r>
      <w:r w:rsidRPr="005325EE">
        <w:rPr>
          <w:b/>
          <w:bCs/>
          <w:lang w:val="es-ES"/>
        </w:rPr>
        <w:t>fases de experimentación, laboratorios de innovación o proyectos piloto</w:t>
      </w:r>
      <w:r w:rsidRPr="005325EE">
        <w:rPr>
          <w:lang w:val="es-ES"/>
        </w:rPr>
        <w:t xml:space="preserve"> donde el objetivo principal es validar el valor de la tecnología de forma rápida y con baja inversión inicial.</w:t>
      </w:r>
    </w:p>
    <w:p w:rsidRPr="005325EE" w:rsidR="005325EE" w:rsidP="005325EE" w:rsidRDefault="005325EE" w14:paraId="1C486BEF" w14:textId="77777777">
      <w:pPr>
        <w:numPr>
          <w:ilvl w:val="0"/>
          <w:numId w:val="84"/>
        </w:numPr>
        <w:tabs>
          <w:tab w:val="left" w:pos="6620"/>
        </w:tabs>
        <w:spacing w:before="280" w:after="120"/>
        <w:rPr>
          <w:lang w:val="es-ES"/>
        </w:rPr>
      </w:pPr>
      <w:r w:rsidRPr="005325EE">
        <w:rPr>
          <w:lang w:val="es-ES"/>
        </w:rPr>
        <w:t xml:space="preserve">En unidades de negocio con </w:t>
      </w:r>
      <w:r w:rsidRPr="005325EE">
        <w:rPr>
          <w:b/>
          <w:bCs/>
          <w:lang w:val="es-ES"/>
        </w:rPr>
        <w:t>operaciones totalmente aisladas</w:t>
      </w:r>
      <w:r w:rsidRPr="005325EE">
        <w:rPr>
          <w:lang w:val="es-ES"/>
        </w:rPr>
        <w:t>, cuya documentación técnica o de negocio es altamente especializada y no tiene ninguna relación ni utilidad para el resto de la compañía.</w:t>
      </w:r>
    </w:p>
    <w:p w:rsidRPr="005325EE" w:rsidR="005325EE" w:rsidP="005325EE" w:rsidRDefault="005325EE" w14:paraId="216166F9" w14:textId="77777777">
      <w:pPr>
        <w:numPr>
          <w:ilvl w:val="0"/>
          <w:numId w:val="84"/>
        </w:numPr>
        <w:tabs>
          <w:tab w:val="left" w:pos="6620"/>
        </w:tabs>
        <w:spacing w:before="280" w:after="120"/>
        <w:rPr>
          <w:lang w:val="es-ES"/>
        </w:rPr>
      </w:pPr>
      <w:r w:rsidRPr="005325EE">
        <w:rPr>
          <w:lang w:val="es-ES"/>
        </w:rPr>
        <w:t xml:space="preserve">Cuando se gestionan datos de </w:t>
      </w:r>
      <w:r w:rsidRPr="005325EE">
        <w:rPr>
          <w:b/>
          <w:bCs/>
          <w:lang w:val="es-ES"/>
        </w:rPr>
        <w:t>extrema confidencialidad</w:t>
      </w:r>
      <w:r w:rsidRPr="005325EE">
        <w:rPr>
          <w:lang w:val="es-ES"/>
        </w:rPr>
        <w:t xml:space="preserve"> que, por política de cumplimiento, exigen un aislamiento físico y lógico absoluto, impidiendo cualquier riesgo de contaminación cruzada.</w:t>
      </w:r>
    </w:p>
    <w:p w:rsidRPr="005325EE" w:rsidR="005325EE" w:rsidP="005325EE" w:rsidRDefault="005325EE" w14:paraId="30B82C4F" w14:textId="77777777">
      <w:pPr>
        <w:tabs>
          <w:tab w:val="left" w:pos="6620"/>
        </w:tabs>
        <w:spacing w:before="280" w:after="120"/>
        <w:rPr>
          <w:b/>
          <w:bCs/>
        </w:rPr>
      </w:pPr>
      <w:r w:rsidRPr="005325EE">
        <w:rPr>
          <w:b/>
          <w:bCs/>
        </w:rPr>
        <w:t>Ventajas Competitivas y Operativas:</w:t>
      </w:r>
    </w:p>
    <w:p w:rsidRPr="005325EE" w:rsidR="000E05D1" w:rsidP="000E05D1" w:rsidRDefault="000E05D1" w14:paraId="3E83A62F" w14:textId="77777777">
      <w:pPr>
        <w:numPr>
          <w:ilvl w:val="0"/>
          <w:numId w:val="85"/>
        </w:numPr>
        <w:tabs>
          <w:tab w:val="left" w:pos="6620"/>
        </w:tabs>
        <w:spacing w:before="280" w:after="120"/>
        <w:rPr>
          <w:lang w:val="es-ES"/>
        </w:rPr>
      </w:pPr>
      <w:r w:rsidRPr="005325EE">
        <w:rPr>
          <w:b/>
          <w:bCs/>
          <w:lang w:val="es-ES"/>
        </w:rPr>
        <w:t>Menor Complejidad Arquitectónica Inicial:</w:t>
      </w:r>
      <w:r w:rsidRPr="005325EE">
        <w:rPr>
          <w:lang w:val="es-ES"/>
        </w:rPr>
        <w:t xml:space="preserve"> Reduce la barrera de entrada técnica y evita el sobrecoste de diseñar una gran infraestructura de plataforma antes de haber demostrado el retorno de inversión (ROI) del caso de uso.</w:t>
      </w:r>
    </w:p>
    <w:p w:rsidRPr="005325EE" w:rsidR="005325EE" w:rsidP="005325EE" w:rsidRDefault="005325EE" w14:paraId="2488A1FA" w14:textId="77777777">
      <w:pPr>
        <w:numPr>
          <w:ilvl w:val="0"/>
          <w:numId w:val="85"/>
        </w:numPr>
        <w:tabs>
          <w:tab w:val="left" w:pos="6620"/>
        </w:tabs>
        <w:spacing w:before="280" w:after="120"/>
        <w:rPr>
          <w:lang w:val="es-ES"/>
        </w:rPr>
      </w:pPr>
      <w:r w:rsidRPr="005325EE">
        <w:rPr>
          <w:b/>
          <w:bCs/>
          <w:lang w:val="es-ES"/>
        </w:rPr>
        <w:t>Agilidad y Velocidad de Despliegue:</w:t>
      </w:r>
      <w:r w:rsidRPr="005325EE">
        <w:rPr>
          <w:lang w:val="es-ES"/>
        </w:rPr>
        <w:t xml:space="preserve"> Al no depender de la aprobación de una arquitectura global ni de la integración en un modelo de datos corporativo, el equipo del proyecto puede desplegar la solución en producción en tiempos drásticamente menores.</w:t>
      </w:r>
    </w:p>
    <w:p w:rsidRPr="005325EE" w:rsidR="005325EE" w:rsidP="005325EE" w:rsidRDefault="005325EE" w14:paraId="28BAAE0B" w14:textId="5EB99ED7">
      <w:pPr>
        <w:numPr>
          <w:ilvl w:val="0"/>
          <w:numId w:val="85"/>
        </w:numPr>
        <w:tabs>
          <w:tab w:val="left" w:pos="6620"/>
        </w:tabs>
        <w:spacing w:before="280" w:after="120"/>
        <w:rPr>
          <w:lang w:val="es-ES"/>
        </w:rPr>
      </w:pPr>
      <w:r w:rsidRPr="005325EE">
        <w:rPr>
          <w:b/>
          <w:bCs/>
          <w:lang w:val="es-ES"/>
        </w:rPr>
        <w:t>Autonomía Departamental y Flexibilidad:</w:t>
      </w:r>
      <w:r w:rsidRPr="005325EE">
        <w:rPr>
          <w:lang w:val="es-ES"/>
        </w:rPr>
        <w:t xml:space="preserve"> Cada proyecto tiene total libertad para seleccionar las herramientas, los modelos de embeddings y las estrategias de fragmentación (</w:t>
      </w:r>
      <w:r w:rsidRPr="005325EE">
        <w:rPr>
          <w:i/>
          <w:iCs/>
          <w:lang w:val="es-ES"/>
        </w:rPr>
        <w:t>chunking</w:t>
      </w:r>
      <w:r w:rsidRPr="005325EE">
        <w:rPr>
          <w:lang w:val="es-ES"/>
        </w:rPr>
        <w:t>) que mejor se adapten a la naturaleza de sus documentos, sin condicionantes externos.</w:t>
      </w:r>
    </w:p>
    <w:p w:rsidR="005325EE" w:rsidP="005325EE" w:rsidRDefault="005325EE" w14:paraId="305A3DB5" w14:textId="77777777">
      <w:pPr>
        <w:numPr>
          <w:ilvl w:val="0"/>
          <w:numId w:val="85"/>
        </w:numPr>
        <w:tabs>
          <w:tab w:val="left" w:pos="6620"/>
        </w:tabs>
        <w:spacing w:before="280" w:after="120"/>
        <w:rPr>
          <w:lang w:val="es-ES"/>
        </w:rPr>
      </w:pPr>
      <w:r w:rsidRPr="005325EE">
        <w:rPr>
          <w:b/>
          <w:bCs/>
          <w:lang w:val="es-ES"/>
        </w:rPr>
        <w:t>Confinamiento de Riesgos:</w:t>
      </w:r>
      <w:r w:rsidRPr="005325EE">
        <w:rPr>
          <w:lang w:val="es-ES"/>
        </w:rPr>
        <w:t xml:space="preserve"> Cualquier fallo en el pipeline de ingesta, corrupción de datos o error de configuración queda completamente limitado al entorno del proyecto, sin posibilidad de afectar a la disponibilidad o integridad de otros sistemas de la compañía.</w:t>
      </w:r>
    </w:p>
    <w:p w:rsidR="000E05D1" w:rsidP="000E05D1" w:rsidRDefault="000E05D1" w14:paraId="1CACBF09" w14:textId="77777777">
      <w:pPr>
        <w:tabs>
          <w:tab w:val="left" w:pos="6620"/>
        </w:tabs>
        <w:spacing w:before="280" w:after="120"/>
        <w:rPr>
          <w:lang w:val="es-ES"/>
        </w:rPr>
      </w:pPr>
    </w:p>
    <w:p w:rsidR="000E05D1" w:rsidP="000E05D1" w:rsidRDefault="000E05D1" w14:paraId="152367DE" w14:textId="77777777">
      <w:pPr>
        <w:tabs>
          <w:tab w:val="left" w:pos="6620"/>
        </w:tabs>
        <w:spacing w:before="280" w:after="120"/>
        <w:rPr>
          <w:lang w:val="es-ES"/>
        </w:rPr>
      </w:pPr>
    </w:p>
    <w:p w:rsidR="000E05D1" w:rsidP="000E05D1" w:rsidRDefault="000E05D1" w14:paraId="65B2EE88" w14:textId="77777777">
      <w:pPr>
        <w:tabs>
          <w:tab w:val="left" w:pos="6620"/>
        </w:tabs>
        <w:spacing w:before="280" w:after="120"/>
        <w:rPr>
          <w:lang w:val="es-ES"/>
        </w:rPr>
      </w:pPr>
    </w:p>
    <w:p w:rsidR="000E05D1" w:rsidP="000E05D1" w:rsidRDefault="000E05D1" w14:paraId="6DAFA66E" w14:textId="77777777">
      <w:pPr>
        <w:tabs>
          <w:tab w:val="left" w:pos="6620"/>
        </w:tabs>
        <w:spacing w:before="280" w:after="120"/>
        <w:rPr>
          <w:lang w:val="es-ES"/>
        </w:rPr>
      </w:pPr>
    </w:p>
    <w:p w:rsidR="000E05D1" w:rsidP="000E05D1" w:rsidRDefault="000E05D1" w14:paraId="7AAB8A62" w14:textId="77777777">
      <w:pPr>
        <w:tabs>
          <w:tab w:val="left" w:pos="6620"/>
        </w:tabs>
        <w:spacing w:before="280" w:after="120"/>
        <w:rPr>
          <w:lang w:val="es-ES"/>
        </w:rPr>
      </w:pPr>
    </w:p>
    <w:p w:rsidR="000E05D1" w:rsidP="000E05D1" w:rsidRDefault="000E05D1" w14:paraId="799AD69D" w14:textId="77777777">
      <w:pPr>
        <w:tabs>
          <w:tab w:val="left" w:pos="6620"/>
        </w:tabs>
        <w:spacing w:before="280" w:after="120"/>
        <w:rPr>
          <w:lang w:val="es-ES"/>
        </w:rPr>
      </w:pPr>
    </w:p>
    <w:p w:rsidR="003C19A4" w:rsidP="000E05D1" w:rsidRDefault="003C19A4" w14:paraId="25C1F8FB" w14:textId="77777777">
      <w:pPr>
        <w:tabs>
          <w:tab w:val="left" w:pos="6620"/>
        </w:tabs>
        <w:spacing w:before="280" w:after="120"/>
        <w:rPr>
          <w:lang w:val="es-ES"/>
        </w:rPr>
      </w:pPr>
    </w:p>
    <w:p w:rsidR="003C19A4" w:rsidP="000E05D1" w:rsidRDefault="003C19A4" w14:paraId="573ABB59" w14:textId="77777777">
      <w:pPr>
        <w:tabs>
          <w:tab w:val="left" w:pos="6620"/>
        </w:tabs>
        <w:spacing w:before="280" w:after="120"/>
        <w:rPr>
          <w:lang w:val="es-ES"/>
        </w:rPr>
      </w:pPr>
    </w:p>
    <w:p w:rsidR="003C19A4" w:rsidP="000E05D1" w:rsidRDefault="003C19A4" w14:paraId="36723AAE" w14:textId="77777777">
      <w:pPr>
        <w:tabs>
          <w:tab w:val="left" w:pos="6620"/>
        </w:tabs>
        <w:spacing w:before="280" w:after="120"/>
        <w:rPr>
          <w:lang w:val="es-ES"/>
        </w:rPr>
      </w:pPr>
    </w:p>
    <w:p w:rsidRPr="005325EE" w:rsidR="000E05D1" w:rsidP="000E05D1" w:rsidRDefault="000E05D1" w14:paraId="5870A16B" w14:textId="77777777">
      <w:pPr>
        <w:tabs>
          <w:tab w:val="left" w:pos="6620"/>
        </w:tabs>
        <w:spacing w:before="280" w:after="120"/>
        <w:rPr>
          <w:lang w:val="es-ES"/>
        </w:rPr>
      </w:pPr>
    </w:p>
    <w:p w:rsidRPr="005325EE" w:rsidR="005325EE" w:rsidP="005325EE" w:rsidRDefault="005325EE" w14:paraId="10FE1256" w14:textId="77777777">
      <w:pPr>
        <w:tabs>
          <w:tab w:val="left" w:pos="6620"/>
        </w:tabs>
        <w:spacing w:before="280" w:after="120"/>
        <w:rPr>
          <w:b/>
          <w:bCs/>
          <w:lang w:val="es-ES"/>
        </w:rPr>
      </w:pPr>
      <w:r w:rsidRPr="005325EE">
        <w:rPr>
          <w:b/>
          <w:bCs/>
          <w:lang w:val="es-ES"/>
        </w:rPr>
        <w:t>Tabla Comparativa de Criterios de Decisión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3215"/>
        <w:gridCol w:w="2792"/>
      </w:tblGrid>
      <w:tr w:rsidRPr="002530BF" w:rsidR="005325EE" w14:paraId="006325B9" w14:textId="77777777">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7E122EF3" w14:textId="77777777">
            <w:pPr>
              <w:tabs>
                <w:tab w:val="left" w:pos="6620"/>
              </w:tabs>
              <w:spacing w:before="280" w:after="120"/>
            </w:pPr>
            <w:r w:rsidRPr="005325EE">
              <w:rPr>
                <w:b/>
                <w:bCs/>
              </w:rPr>
              <w:t>Factor de Decisión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1AA02BF2" w14:textId="77777777">
            <w:pPr>
              <w:tabs>
                <w:tab w:val="left" w:pos="6620"/>
              </w:tabs>
              <w:spacing w:before="280" w:after="120"/>
            </w:pPr>
            <w:r w:rsidRPr="005325EE">
              <w:rPr>
                <w:b/>
                <w:bCs/>
              </w:rPr>
              <w:t>Enfoque de Compañía (Plataforma)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0DC2AC92" w14:textId="77777777">
            <w:pPr>
              <w:tabs>
                <w:tab w:val="left" w:pos="6620"/>
              </w:tabs>
              <w:spacing w:before="280" w:after="120"/>
              <w:rPr>
                <w:lang w:val="es-ES"/>
              </w:rPr>
            </w:pPr>
            <w:r w:rsidRPr="005325EE">
              <w:rPr>
                <w:b/>
                <w:bCs/>
                <w:lang w:val="es-ES"/>
              </w:rPr>
              <w:t>Enfoque de Proyecto (Ad-hoc)</w:t>
            </w:r>
          </w:p>
        </w:tc>
      </w:tr>
      <w:tr w:rsidRPr="002530BF" w:rsidR="005325EE" w14:paraId="554FE30F"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76AAE506" w14:textId="77777777">
            <w:pPr>
              <w:tabs>
                <w:tab w:val="left" w:pos="6620"/>
              </w:tabs>
              <w:spacing w:before="280" w:after="120"/>
            </w:pPr>
            <w:r w:rsidRPr="005325EE">
              <w:rPr>
                <w:b/>
                <w:bCs/>
              </w:rPr>
              <w:t>Complejidad inicial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15210794" w14:textId="77777777">
            <w:pPr>
              <w:tabs>
                <w:tab w:val="left" w:pos="6620"/>
              </w:tabs>
              <w:spacing w:before="280" w:after="120"/>
              <w:rPr>
                <w:lang w:val="es-ES"/>
              </w:rPr>
            </w:pPr>
            <w:r w:rsidRPr="005325EE">
              <w:rPr>
                <w:lang w:val="es-ES"/>
              </w:rPr>
              <w:t>Alta (requiere diseño de plataforma)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2F2C65F3" w14:textId="77777777">
            <w:pPr>
              <w:tabs>
                <w:tab w:val="left" w:pos="6620"/>
              </w:tabs>
              <w:spacing w:before="280" w:after="120"/>
              <w:rPr>
                <w:lang w:val="es-ES"/>
              </w:rPr>
            </w:pPr>
            <w:r w:rsidRPr="005325EE">
              <w:rPr>
                <w:lang w:val="es-ES"/>
              </w:rPr>
              <w:t>Baja (orientada a objetivos rápidos)</w:t>
            </w:r>
          </w:p>
        </w:tc>
      </w:tr>
      <w:tr w:rsidRPr="005325EE" w:rsidR="005325EE" w14:paraId="378FBE44"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74C690BC" w14:textId="77777777">
            <w:pPr>
              <w:tabs>
                <w:tab w:val="left" w:pos="6620"/>
              </w:tabs>
              <w:spacing w:before="280" w:after="120"/>
              <w:rPr>
                <w:lang w:val="es-ES"/>
              </w:rPr>
            </w:pPr>
            <w:r w:rsidRPr="005325EE">
              <w:rPr>
                <w:b/>
                <w:bCs/>
                <w:lang w:val="es-ES"/>
              </w:rPr>
              <w:t>Tiempo de llegada al mercado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00AB77C8" w14:textId="77777777">
            <w:pPr>
              <w:tabs>
                <w:tab w:val="left" w:pos="6620"/>
              </w:tabs>
              <w:spacing w:before="280" w:after="120"/>
            </w:pPr>
            <w:r w:rsidRPr="005325EE">
              <w:t>Medio - Largo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4D1EF452" w14:textId="77777777">
            <w:pPr>
              <w:tabs>
                <w:tab w:val="left" w:pos="6620"/>
              </w:tabs>
              <w:spacing w:before="280" w:after="120"/>
            </w:pPr>
            <w:r w:rsidRPr="005325EE">
              <w:t>Corto (ideal para MVPs)</w:t>
            </w:r>
          </w:p>
        </w:tc>
      </w:tr>
      <w:tr w:rsidRPr="005325EE" w:rsidR="005325EE" w14:paraId="6EBAD609"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2082F8CB" w14:textId="77777777">
            <w:pPr>
              <w:tabs>
                <w:tab w:val="left" w:pos="6620"/>
              </w:tabs>
              <w:spacing w:before="280" w:after="120"/>
              <w:rPr>
                <w:lang w:val="es-ES"/>
              </w:rPr>
            </w:pPr>
            <w:r w:rsidRPr="005325EE">
              <w:rPr>
                <w:b/>
                <w:bCs/>
                <w:lang w:val="es-ES"/>
              </w:rPr>
              <w:t>Coste por caso de uso adicional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5B8F3F2A" w14:textId="77777777">
            <w:pPr>
              <w:tabs>
                <w:tab w:val="left" w:pos="6620"/>
              </w:tabs>
              <w:spacing w:before="280" w:after="120"/>
            </w:pPr>
            <w:r w:rsidRPr="005325EE">
              <w:t>Decreciente (reutilización de componentes)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217709AC" w14:textId="77777777">
            <w:pPr>
              <w:tabs>
                <w:tab w:val="left" w:pos="6620"/>
              </w:tabs>
              <w:spacing w:before="280" w:after="120"/>
            </w:pPr>
            <w:r w:rsidRPr="005325EE">
              <w:t>Constante (duplicidad de pipelines)</w:t>
            </w:r>
          </w:p>
        </w:tc>
      </w:tr>
      <w:tr w:rsidRPr="005325EE" w:rsidR="005325EE" w14:paraId="696F20F7"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10B20D36" w14:textId="77777777">
            <w:pPr>
              <w:tabs>
                <w:tab w:val="left" w:pos="6620"/>
              </w:tabs>
              <w:spacing w:before="280" w:after="120"/>
            </w:pPr>
            <w:r w:rsidRPr="005325EE">
              <w:rPr>
                <w:b/>
                <w:bCs/>
              </w:rPr>
              <w:t>Gobernanza y Cumplimiento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19B18080" w14:textId="77777777">
            <w:pPr>
              <w:tabs>
                <w:tab w:val="left" w:pos="6620"/>
              </w:tabs>
              <w:spacing w:before="280" w:after="120"/>
            </w:pPr>
            <w:r w:rsidRPr="005325EE">
              <w:t>Centralizada y Homogénea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499B6499" w14:textId="77777777">
            <w:pPr>
              <w:tabs>
                <w:tab w:val="left" w:pos="6620"/>
              </w:tabs>
              <w:spacing w:before="280" w:after="120"/>
            </w:pPr>
            <w:r w:rsidRPr="005325EE">
              <w:t>Fragmentada por entorno</w:t>
            </w:r>
          </w:p>
        </w:tc>
      </w:tr>
      <w:tr w:rsidRPr="00C16AD2" w:rsidR="005325EE" w14:paraId="1610672E"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67508656" w14:textId="77777777">
            <w:pPr>
              <w:tabs>
                <w:tab w:val="left" w:pos="6620"/>
              </w:tabs>
              <w:spacing w:before="280" w:after="120"/>
            </w:pPr>
            <w:r w:rsidRPr="005325EE">
              <w:rPr>
                <w:b/>
                <w:bCs/>
              </w:rPr>
              <w:t>Flexibilidad de arquitectura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173E6C95" w14:textId="77777777">
            <w:pPr>
              <w:tabs>
                <w:tab w:val="left" w:pos="6620"/>
              </w:tabs>
              <w:spacing w:before="280" w:after="120"/>
            </w:pPr>
            <w:r w:rsidRPr="005325EE">
              <w:t>Rígida (sujeta a estándares)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5325EE" w:rsidR="005325EE" w:rsidP="005325EE" w:rsidRDefault="005325EE" w14:paraId="50D853B7" w14:textId="77777777">
            <w:pPr>
              <w:tabs>
                <w:tab w:val="left" w:pos="6620"/>
              </w:tabs>
              <w:spacing w:before="280" w:after="120"/>
              <w:rPr>
                <w:lang w:val="es-ES"/>
              </w:rPr>
            </w:pPr>
            <w:r w:rsidRPr="005325EE">
              <w:rPr>
                <w:lang w:val="es-ES"/>
              </w:rPr>
              <w:t>Alta (adaptable al caso de uso)</w:t>
            </w:r>
          </w:p>
        </w:tc>
      </w:tr>
    </w:tbl>
    <w:p w:rsidR="000E05D1" w:rsidP="005325EE" w:rsidRDefault="000E05D1" w14:paraId="2972A870" w14:textId="77777777">
      <w:pPr>
        <w:tabs>
          <w:tab w:val="left" w:pos="6620"/>
        </w:tabs>
        <w:spacing w:before="280" w:after="120"/>
        <w:rPr>
          <w:lang w:val="es-ES"/>
        </w:rPr>
      </w:pPr>
    </w:p>
    <w:p w:rsidRPr="000E05D1" w:rsidR="005325EE" w:rsidP="0001040A" w:rsidRDefault="00F8555D" w14:paraId="5229ECF3" w14:textId="3B844873">
      <w:pPr>
        <w:pStyle w:val="Heading3"/>
        <w:rPr>
          <w:lang w:val="es-ES"/>
        </w:rPr>
      </w:pPr>
      <w:bookmarkStart w:name="_Toc231226337" w:id="99"/>
      <w:r>
        <w:rPr>
          <w:lang w:val="es-ES"/>
        </w:rPr>
        <w:t>6</w:t>
      </w:r>
      <w:r w:rsidRPr="000E05D1" w:rsidR="005325EE">
        <w:rPr>
          <w:lang w:val="es-ES"/>
        </w:rPr>
        <w:t xml:space="preserve">.2. </w:t>
      </w:r>
      <w:r w:rsidR="000E05D1">
        <w:rPr>
          <w:lang w:val="es-ES"/>
        </w:rPr>
        <w:t xml:space="preserve">Enfoque centralizado: </w:t>
      </w:r>
      <w:r w:rsidRPr="000E05D1" w:rsidR="005325EE">
        <w:rPr>
          <w:lang w:val="es-ES"/>
        </w:rPr>
        <w:t>Arquitectura de Datos por Capas</w:t>
      </w:r>
      <w:bookmarkEnd w:id="99"/>
    </w:p>
    <w:p w:rsidRPr="005325EE" w:rsidR="005325EE" w:rsidP="005325EE" w:rsidRDefault="005325EE" w14:paraId="2D740104" w14:textId="3F4571FF">
      <w:pPr>
        <w:tabs>
          <w:tab w:val="left" w:pos="6620"/>
        </w:tabs>
        <w:spacing w:before="280" w:after="120"/>
        <w:rPr>
          <w:lang w:val="es-ES"/>
        </w:rPr>
      </w:pPr>
      <w:r w:rsidRPr="005325EE">
        <w:rPr>
          <w:lang w:val="es-ES"/>
        </w:rPr>
        <w:t xml:space="preserve">Para garantizar el linaje, la veracidad y el control normativo sin entrar en la configuración técnica de bajo nivel, </w:t>
      </w:r>
      <w:r w:rsidR="000E05D1">
        <w:rPr>
          <w:lang w:val="es-ES"/>
        </w:rPr>
        <w:t xml:space="preserve">es recomendable que </w:t>
      </w:r>
      <w:r w:rsidRPr="005325EE">
        <w:rPr>
          <w:lang w:val="es-ES"/>
        </w:rPr>
        <w:t>la compañía adopt</w:t>
      </w:r>
      <w:r w:rsidR="000E05D1">
        <w:rPr>
          <w:lang w:val="es-ES"/>
        </w:rPr>
        <w:t>e</w:t>
      </w:r>
      <w:r w:rsidRPr="005325EE">
        <w:rPr>
          <w:lang w:val="es-ES"/>
        </w:rPr>
        <w:t xml:space="preserve"> un modelo de </w:t>
      </w:r>
      <w:r w:rsidR="000E05D1">
        <w:rPr>
          <w:lang w:val="es-ES"/>
        </w:rPr>
        <w:t>ingesta de datos basado en capas (Arquitectura Medallion)</w:t>
      </w:r>
      <w:r w:rsidRPr="005325EE">
        <w:rPr>
          <w:lang w:val="es-ES"/>
        </w:rPr>
        <w:t>. Cada nivel actúa como un punto de control con auditorías obligatorias e independientes:</w:t>
      </w:r>
    </w:p>
    <w:p w:rsidRPr="000E05D1" w:rsidR="005325EE" w:rsidP="0001040A" w:rsidRDefault="00F8555D" w14:paraId="43D3BD22" w14:textId="06184063">
      <w:pPr>
        <w:pStyle w:val="Heading4"/>
        <w:rPr>
          <w:lang w:val="es-ES"/>
        </w:rPr>
      </w:pPr>
      <w:r>
        <w:rPr>
          <w:lang w:val="es-ES"/>
        </w:rPr>
        <w:t>6</w:t>
      </w:r>
      <w:r w:rsidRPr="000E05D1" w:rsidR="005325EE">
        <w:rPr>
          <w:lang w:val="es-ES"/>
        </w:rPr>
        <w:t>.2.1. Capa Bronce: Verificaciones de Integridad y Origen (Raw Data)</w:t>
      </w:r>
    </w:p>
    <w:p w:rsidRPr="001D3187" w:rsidR="001D3187" w:rsidP="001D3187" w:rsidRDefault="001D3187" w14:paraId="33B9A400" w14:textId="77777777">
      <w:pPr>
        <w:tabs>
          <w:tab w:val="left" w:pos="6620"/>
        </w:tabs>
        <w:spacing w:before="280" w:after="120"/>
        <w:rPr>
          <w:lang w:val="es-ES"/>
        </w:rPr>
      </w:pPr>
      <w:r w:rsidRPr="001D3187">
        <w:rPr>
          <w:lang w:val="es-ES"/>
        </w:rPr>
        <w:t>Como punto de acceso oficial y fuente histórica de la base de conocimiento, esta capa tiene la responsabilidad de certificar que todo documento entrante cumpla con los siguientes criterios de calidad antes de permitir cualquier procesamiento posterior:</w:t>
      </w:r>
    </w:p>
    <w:p w:rsidRPr="001D3187" w:rsidR="001D3187" w:rsidP="001D3187" w:rsidRDefault="001D3187" w14:paraId="73D571BC" w14:textId="77777777">
      <w:pPr>
        <w:numPr>
          <w:ilvl w:val="0"/>
          <w:numId w:val="87"/>
        </w:numPr>
        <w:tabs>
          <w:tab w:val="left" w:pos="6620"/>
        </w:tabs>
        <w:spacing w:before="280" w:after="120"/>
        <w:rPr>
          <w:lang w:val="es-ES"/>
        </w:rPr>
      </w:pPr>
      <w:r w:rsidRPr="001D3187">
        <w:rPr>
          <w:b/>
          <w:bCs/>
          <w:lang w:val="es-ES"/>
        </w:rPr>
        <w:t xml:space="preserve">Integridad y Seguridad del Formato: </w:t>
      </w:r>
      <w:r w:rsidRPr="001D3187">
        <w:rPr>
          <w:lang w:val="es-ES"/>
        </w:rPr>
        <w:t>Garantizar que el documento esté completamente libre de corrupción interna y se encuentre en un formato digital seguro. Se exige la preservación estricta de la estructura y el estado original del archivo recibido, impidiendo cualquier alteración o limpieza previa.</w:t>
      </w:r>
    </w:p>
    <w:p w:rsidRPr="001D3187" w:rsidR="001D3187" w:rsidP="001D3187" w:rsidRDefault="001D3187" w14:paraId="5E791C0D" w14:textId="77777777">
      <w:pPr>
        <w:numPr>
          <w:ilvl w:val="1"/>
          <w:numId w:val="87"/>
        </w:numPr>
        <w:tabs>
          <w:tab w:val="left" w:pos="6620"/>
        </w:tabs>
        <w:spacing w:before="280" w:after="120"/>
        <w:rPr>
          <w:lang w:val="es-ES"/>
        </w:rPr>
      </w:pPr>
      <w:r w:rsidRPr="676C1B0C" w:rsidR="5B93957A">
        <w:rPr>
          <w:i w:val="1"/>
          <w:iCs w:val="1"/>
          <w:lang w:val="es-ES"/>
        </w:rPr>
        <w:t>Ejemplo:</w:t>
      </w:r>
      <w:r w:rsidRPr="676C1B0C" w:rsidR="5B93957A">
        <w:rPr>
          <w:lang w:val="es-ES"/>
        </w:rPr>
        <w:t xml:space="preserve"> El sistema valida que un documento de especificaciones técnicas en formato PDF sea legible y no contenga código malicioso, archivándolo exactamente como se recibió sin extraer aún su texto.</w:t>
      </w:r>
    </w:p>
    <w:p w:rsidR="16E6887A" w:rsidP="676C1B0C" w:rsidRDefault="16E6887A" w14:paraId="294749DD" w14:textId="459F8BCB">
      <w:pPr>
        <w:numPr>
          <w:ilvl w:val="1"/>
          <w:numId w:val="87"/>
        </w:numPr>
        <w:tabs>
          <w:tab w:val="left" w:leader="none" w:pos="6620"/>
        </w:tabs>
        <w:spacing w:before="280" w:after="120"/>
        <w:rPr>
          <w:rFonts w:ascii="Cambria" w:hAnsi="Cambria" w:eastAsia="Cambria" w:cs="Cambria"/>
          <w:noProof w:val="0"/>
          <w:color w:val="00B050"/>
          <w:sz w:val="22"/>
          <w:szCs w:val="22"/>
          <w:lang w:val="es-ES"/>
        </w:rPr>
      </w:pPr>
      <w:r w:rsidRPr="676C1B0C" w:rsidR="16E6887A">
        <w:rPr>
          <w:rFonts w:ascii="Cambria" w:hAnsi="Cambria" w:eastAsia="Cambria" w:cs="Cambria"/>
          <w:noProof w:val="0"/>
          <w:color w:val="00B050"/>
          <w:sz w:val="22"/>
          <w:szCs w:val="22"/>
          <w:lang w:val="es-ES"/>
        </w:rPr>
        <w:t xml:space="preserve">El control de integridad deberá contar con su equivalente multimedia: en la entrada de un audio o vídeo, el sistema validará que el contenedor y el códec sean válidos y soportados, que el </w:t>
      </w:r>
      <w:r w:rsidRPr="676C1B0C" w:rsidR="16E6887A">
        <w:rPr>
          <w:rFonts w:ascii="Cambria" w:hAnsi="Cambria" w:eastAsia="Cambria" w:cs="Cambria"/>
          <w:i w:val="1"/>
          <w:iCs w:val="1"/>
          <w:noProof w:val="0"/>
          <w:color w:val="00B050"/>
          <w:sz w:val="22"/>
          <w:szCs w:val="22"/>
          <w:lang w:val="es-ES"/>
        </w:rPr>
        <w:t>stream</w:t>
      </w:r>
      <w:r w:rsidRPr="676C1B0C" w:rsidR="16E6887A">
        <w:rPr>
          <w:rFonts w:ascii="Cambria" w:hAnsi="Cambria" w:eastAsia="Cambria" w:cs="Cambria"/>
          <w:noProof w:val="0"/>
          <w:color w:val="00B050"/>
          <w:sz w:val="22"/>
          <w:szCs w:val="22"/>
          <w:lang w:val="es-ES"/>
        </w:rPr>
        <w:t xml:space="preserve"> no esté truncado y que duración, </w:t>
      </w:r>
      <w:r w:rsidRPr="676C1B0C" w:rsidR="16E6887A">
        <w:rPr>
          <w:rFonts w:ascii="Cambria" w:hAnsi="Cambria" w:eastAsia="Cambria" w:cs="Cambria"/>
          <w:i w:val="1"/>
          <w:iCs w:val="1"/>
          <w:noProof w:val="0"/>
          <w:color w:val="00B050"/>
          <w:sz w:val="22"/>
          <w:szCs w:val="22"/>
          <w:lang w:val="es-ES"/>
        </w:rPr>
        <w:t>bitrate</w:t>
      </w:r>
      <w:r w:rsidRPr="676C1B0C" w:rsidR="16E6887A">
        <w:rPr>
          <w:rFonts w:ascii="Cambria" w:hAnsi="Cambria" w:eastAsia="Cambria" w:cs="Cambria"/>
          <w:noProof w:val="0"/>
          <w:color w:val="00B050"/>
          <w:sz w:val="22"/>
          <w:szCs w:val="22"/>
          <w:lang w:val="es-ES"/>
        </w:rPr>
        <w:t xml:space="preserve"> y </w:t>
      </w:r>
      <w:r w:rsidRPr="676C1B0C" w:rsidR="16E6887A">
        <w:rPr>
          <w:rFonts w:ascii="Cambria" w:hAnsi="Cambria" w:eastAsia="Cambria" w:cs="Cambria"/>
          <w:i w:val="1"/>
          <w:iCs w:val="1"/>
          <w:noProof w:val="0"/>
          <w:color w:val="00B050"/>
          <w:sz w:val="22"/>
          <w:szCs w:val="22"/>
          <w:lang w:val="es-ES"/>
        </w:rPr>
        <w:t>sample-rate</w:t>
      </w:r>
      <w:r w:rsidRPr="676C1B0C" w:rsidR="16E6887A">
        <w:rPr>
          <w:rFonts w:ascii="Cambria" w:hAnsi="Cambria" w:eastAsia="Cambria" w:cs="Cambria"/>
          <w:noProof w:val="0"/>
          <w:color w:val="00B050"/>
          <w:sz w:val="22"/>
          <w:szCs w:val="22"/>
          <w:lang w:val="es-ES"/>
        </w:rPr>
        <w:t xml:space="preserve"> sean coherentes, además de escanear </w:t>
      </w:r>
      <w:r w:rsidRPr="676C1B0C" w:rsidR="16E6887A">
        <w:rPr>
          <w:rFonts w:ascii="Cambria" w:hAnsi="Cambria" w:eastAsia="Cambria" w:cs="Cambria"/>
          <w:noProof w:val="0"/>
          <w:color w:val="00B050"/>
          <w:sz w:val="22"/>
          <w:szCs w:val="22"/>
          <w:lang w:val="es-ES"/>
        </w:rPr>
        <w:t>malware</w:t>
      </w:r>
      <w:r w:rsidRPr="676C1B0C" w:rsidR="16E6887A">
        <w:rPr>
          <w:rFonts w:ascii="Cambria" w:hAnsi="Cambria" w:eastAsia="Cambria" w:cs="Cambria"/>
          <w:noProof w:val="0"/>
          <w:color w:val="00B050"/>
          <w:sz w:val="22"/>
          <w:szCs w:val="22"/>
          <w:lang w:val="es-ES"/>
        </w:rPr>
        <w:t xml:space="preserve"> sobre el binario y capturar metadatos técnicos y de derechos (dispositivo, sello temporal, geolocalización, </w:t>
      </w:r>
      <w:r w:rsidRPr="676C1B0C" w:rsidR="16E6887A">
        <w:rPr>
          <w:rFonts w:ascii="Cambria" w:hAnsi="Cambria" w:eastAsia="Cambria" w:cs="Cambria"/>
          <w:i w:val="1"/>
          <w:iCs w:val="1"/>
          <w:noProof w:val="0"/>
          <w:color w:val="00B050"/>
          <w:sz w:val="22"/>
          <w:szCs w:val="22"/>
          <w:lang w:val="es-ES"/>
        </w:rPr>
        <w:t>flag</w:t>
      </w:r>
      <w:r w:rsidRPr="676C1B0C" w:rsidR="16E6887A">
        <w:rPr>
          <w:rFonts w:ascii="Cambria" w:hAnsi="Cambria" w:eastAsia="Cambria" w:cs="Cambria"/>
          <w:noProof w:val="0"/>
          <w:color w:val="00B050"/>
          <w:sz w:val="22"/>
          <w:szCs w:val="22"/>
          <w:lang w:val="es-ES"/>
        </w:rPr>
        <w:t xml:space="preserve"> de consentimiento); el binario crudo se archivará inmutable, tal como se recibió.</w:t>
      </w:r>
    </w:p>
    <w:p w:rsidR="16E6887A" w:rsidP="676C1B0C" w:rsidRDefault="16E6887A" w14:paraId="17C96C7C" w14:textId="381C5217">
      <w:pPr>
        <w:numPr>
          <w:ilvl w:val="2"/>
          <w:numId w:val="87"/>
        </w:numPr>
        <w:tabs>
          <w:tab w:val="left" w:leader="none" w:pos="6620"/>
        </w:tabs>
        <w:spacing w:before="280" w:after="120"/>
        <w:rPr>
          <w:rFonts w:ascii="Cambria" w:hAnsi="Cambria" w:eastAsia="Cambria" w:cs="Cambria"/>
          <w:noProof w:val="0"/>
          <w:color w:val="00B050"/>
          <w:sz w:val="22"/>
          <w:szCs w:val="22"/>
          <w:lang w:val="es-ES"/>
        </w:rPr>
      </w:pPr>
      <w:r w:rsidRPr="676C1B0C" w:rsidR="16E6887A">
        <w:rPr>
          <w:rFonts w:ascii="Cambria" w:hAnsi="Cambria" w:eastAsia="Cambria" w:cs="Cambria"/>
          <w:i w:val="1"/>
          <w:iCs w:val="1"/>
          <w:noProof w:val="0"/>
          <w:color w:val="00B050"/>
          <w:sz w:val="22"/>
          <w:szCs w:val="22"/>
          <w:lang w:val="es-ES"/>
        </w:rPr>
        <w:t>Ejemplo:</w:t>
      </w:r>
      <w:r w:rsidRPr="676C1B0C" w:rsidR="16E6887A">
        <w:rPr>
          <w:rFonts w:ascii="Cambria" w:hAnsi="Cambria" w:eastAsia="Cambria" w:cs="Cambria"/>
          <w:noProof w:val="0"/>
          <w:color w:val="00B050"/>
          <w:sz w:val="22"/>
          <w:szCs w:val="22"/>
          <w:lang w:val="es-ES"/>
        </w:rPr>
        <w:t xml:space="preserve"> el sistema rechaza un vídeo cuyo </w:t>
      </w:r>
      <w:r w:rsidRPr="676C1B0C" w:rsidR="16E6887A">
        <w:rPr>
          <w:rFonts w:ascii="Cambria" w:hAnsi="Cambria" w:eastAsia="Cambria" w:cs="Cambria"/>
          <w:i w:val="1"/>
          <w:iCs w:val="1"/>
          <w:noProof w:val="0"/>
          <w:color w:val="00B050"/>
          <w:sz w:val="22"/>
          <w:szCs w:val="22"/>
          <w:lang w:val="es-ES"/>
        </w:rPr>
        <w:t>stream</w:t>
      </w:r>
      <w:r w:rsidRPr="676C1B0C" w:rsidR="16E6887A">
        <w:rPr>
          <w:rFonts w:ascii="Cambria" w:hAnsi="Cambria" w:eastAsia="Cambria" w:cs="Cambria"/>
          <w:noProof w:val="0"/>
          <w:color w:val="00B050"/>
          <w:sz w:val="22"/>
          <w:szCs w:val="22"/>
          <w:lang w:val="es-ES"/>
        </w:rPr>
        <w:t xml:space="preserve"> se interrumpe a mitad de archivo (produciría una transcripción incompleta y, con ella, alucinaciones), una imagen con la cabecera dañada o un audio cuya duración declarada no concuerda con su contenido real.</w:t>
      </w:r>
    </w:p>
    <w:p w:rsidRPr="001D3187" w:rsidR="001D3187" w:rsidP="001D3187" w:rsidRDefault="001D3187" w14:paraId="67360825" w14:textId="77777777">
      <w:pPr>
        <w:numPr>
          <w:ilvl w:val="0"/>
          <w:numId w:val="87"/>
        </w:numPr>
        <w:tabs>
          <w:tab w:val="left" w:pos="6620"/>
        </w:tabs>
        <w:spacing w:before="280" w:after="120"/>
        <w:rPr>
          <w:lang w:val="es-ES"/>
        </w:rPr>
      </w:pPr>
      <w:r w:rsidRPr="001D3187">
        <w:rPr>
          <w:b/>
          <w:bCs/>
          <w:lang w:val="es-ES"/>
        </w:rPr>
        <w:t xml:space="preserve">Adscripción y Trazabilidad Departamental: </w:t>
      </w:r>
      <w:r w:rsidRPr="001D3187">
        <w:rPr>
          <w:lang w:val="es-ES"/>
        </w:rPr>
        <w:t>Asegurar la clasificación inmediata del conocimiento según la estructura organizativa de la compañía. Este control delimita formalmente la propiedad del activo y establece el perímetro de responsabilidad de cada área de negocio desde el momento de la captura.</w:t>
      </w:r>
    </w:p>
    <w:p w:rsidRPr="001D3187" w:rsidR="001D3187" w:rsidP="001D3187" w:rsidRDefault="001D3187" w14:paraId="1EE36316" w14:textId="77777777">
      <w:pPr>
        <w:numPr>
          <w:ilvl w:val="1"/>
          <w:numId w:val="87"/>
        </w:numPr>
        <w:tabs>
          <w:tab w:val="left" w:pos="6620"/>
        </w:tabs>
        <w:spacing w:before="280" w:after="120"/>
        <w:rPr>
          <w:lang w:val="es-ES"/>
        </w:rPr>
      </w:pPr>
      <w:r w:rsidRPr="001D3187">
        <w:rPr>
          <w:i/>
          <w:iCs/>
          <w:lang w:val="es-ES"/>
        </w:rPr>
        <w:t>Ejemplo:</w:t>
      </w:r>
      <w:r w:rsidRPr="001D3187">
        <w:rPr>
          <w:lang w:val="es-ES"/>
        </w:rPr>
        <w:t xml:space="preserve"> Clasificar de forma automática una nueva política de incentivos bajo el entorno exclusivo del departamento de Recursos Humanos, restringiendo su acceso y asignando la responsabilidad de su contenido al director de esa área.</w:t>
      </w:r>
    </w:p>
    <w:p w:rsidRPr="001D3187" w:rsidR="001D3187" w:rsidP="001D3187" w:rsidRDefault="001D3187" w14:paraId="145D0F32" w14:textId="77777777">
      <w:pPr>
        <w:numPr>
          <w:ilvl w:val="0"/>
          <w:numId w:val="87"/>
        </w:numPr>
        <w:tabs>
          <w:tab w:val="left" w:pos="6620"/>
        </w:tabs>
        <w:spacing w:before="280" w:after="120"/>
        <w:rPr>
          <w:lang w:val="es-ES"/>
        </w:rPr>
      </w:pPr>
      <w:r w:rsidRPr="001D3187">
        <w:rPr>
          <w:b/>
          <w:bCs/>
          <w:lang w:val="es-ES"/>
        </w:rPr>
        <w:t xml:space="preserve">Legitimidad de Origen y Linaje: </w:t>
      </w:r>
      <w:r w:rsidRPr="001D3187">
        <w:rPr>
          <w:lang w:val="es-ES"/>
        </w:rPr>
        <w:t>Certificar la procedencia inequívoca de la información. El sistema debe dejar constancia verificable tanto de la plataforma o aplicación emisora como de la identidad del usuario o proceso automatizado que introduce el archivo.</w:t>
      </w:r>
    </w:p>
    <w:p w:rsidRPr="001D3187" w:rsidR="001D3187" w:rsidP="001D3187" w:rsidRDefault="001D3187" w14:paraId="511CC096" w14:textId="77777777">
      <w:pPr>
        <w:numPr>
          <w:ilvl w:val="1"/>
          <w:numId w:val="87"/>
        </w:numPr>
        <w:tabs>
          <w:tab w:val="left" w:pos="6620"/>
        </w:tabs>
        <w:spacing w:before="280" w:after="120"/>
        <w:rPr>
          <w:lang w:val="es-ES"/>
        </w:rPr>
      </w:pPr>
      <w:r w:rsidRPr="001D3187">
        <w:rPr>
          <w:i/>
          <w:iCs/>
          <w:lang w:val="es-ES"/>
        </w:rPr>
        <w:t>Ejemplo:</w:t>
      </w:r>
      <w:r w:rsidRPr="001D3187">
        <w:rPr>
          <w:lang w:val="es-ES"/>
        </w:rPr>
        <w:t xml:space="preserve"> Estampar en las propiedades de un contrato técnico que el archivo provino del conector oficial de SharePoint y que fue cargado por un gestor de compras específico en una fecha y hora UTC exacta.</w:t>
      </w:r>
    </w:p>
    <w:p w:rsidR="5B93957A" w:rsidP="676C1B0C" w:rsidRDefault="5B93957A" w14:paraId="075BE6BF" w14:textId="58E24BFD">
      <w:pPr>
        <w:numPr>
          <w:ilvl w:val="0"/>
          <w:numId w:val="87"/>
        </w:numPr>
        <w:tabs>
          <w:tab w:val="left" w:leader="none" w:pos="6620"/>
        </w:tabs>
        <w:spacing w:before="280" w:after="120"/>
        <w:rPr>
          <w:lang w:val="es-ES"/>
        </w:rPr>
      </w:pPr>
      <w:r w:rsidRPr="676C1B0C" w:rsidR="5B93957A">
        <w:rPr>
          <w:b w:val="1"/>
          <w:bCs w:val="1"/>
          <w:lang w:val="es-ES"/>
        </w:rPr>
        <w:t xml:space="preserve">Unicidad e Inmutabilidad Histórica: </w:t>
      </w:r>
      <w:r w:rsidRPr="676C1B0C" w:rsidR="5B93957A">
        <w:rPr>
          <w:lang w:val="es-ES"/>
        </w:rPr>
        <w:t>Asegurar que cada pieza de conocimiento sea única dentro del repositorio (bloqueando la entrada de redundancias exactas) y que permanezca inalterable en el tiempo. Cada activo debe contar con un registro temporal definitivo que sirva de base para futuras auditorías de veracidad.</w:t>
      </w:r>
      <w:r w:rsidRPr="676C1B0C" w:rsidR="4102648A">
        <w:rPr>
          <w:lang w:val="es-ES"/>
        </w:rPr>
        <w:t xml:space="preserve"> </w:t>
      </w:r>
      <w:r w:rsidRPr="676C1B0C" w:rsidR="4102648A">
        <w:rPr>
          <w:color w:val="00B050"/>
          <w:lang w:val="es-ES"/>
        </w:rPr>
        <w:t>En cuanto a</w:t>
      </w:r>
      <w:r w:rsidRPr="676C1B0C" w:rsidR="4102648A">
        <w:rPr>
          <w:rFonts w:ascii="Cambria" w:hAnsi="Cambria" w:eastAsia="Cambria" w:cs="Cambria"/>
          <w:noProof w:val="0"/>
          <w:color w:val="00B050"/>
          <w:sz w:val="22"/>
          <w:szCs w:val="22"/>
          <w:lang w:val="es-ES"/>
        </w:rPr>
        <w:t xml:space="preserve"> activos multimedia, éstos atraviesan varias transformaciones antes de ser </w:t>
      </w:r>
      <w:r w:rsidRPr="676C1B0C" w:rsidR="4102648A">
        <w:rPr>
          <w:rFonts w:ascii="Cambria" w:hAnsi="Cambria" w:eastAsia="Cambria" w:cs="Cambria"/>
          <w:noProof w:val="0"/>
          <w:color w:val="00B050"/>
          <w:sz w:val="22"/>
          <w:szCs w:val="22"/>
          <w:lang w:val="es-ES"/>
        </w:rPr>
        <w:t>fragmentables</w:t>
      </w:r>
      <w:r w:rsidRPr="676C1B0C" w:rsidR="4102648A">
        <w:rPr>
          <w:rFonts w:ascii="Cambria" w:hAnsi="Cambria" w:eastAsia="Cambria" w:cs="Cambria"/>
          <w:noProof w:val="0"/>
          <w:color w:val="00B050"/>
          <w:sz w:val="22"/>
          <w:szCs w:val="22"/>
          <w:lang w:val="es-ES"/>
        </w:rPr>
        <w:t xml:space="preserve">: el pipeline transcribe el audio, describe los </w:t>
      </w:r>
      <w:r w:rsidRPr="676C1B0C" w:rsidR="4102648A">
        <w:rPr>
          <w:rFonts w:ascii="Cambria" w:hAnsi="Cambria" w:eastAsia="Cambria" w:cs="Cambria"/>
          <w:i w:val="1"/>
          <w:iCs w:val="1"/>
          <w:noProof w:val="0"/>
          <w:color w:val="00B050"/>
          <w:sz w:val="22"/>
          <w:szCs w:val="22"/>
          <w:lang w:val="es-ES"/>
        </w:rPr>
        <w:t>keyframes</w:t>
      </w:r>
      <w:r w:rsidRPr="676C1B0C" w:rsidR="4102648A">
        <w:rPr>
          <w:rFonts w:ascii="Cambria" w:hAnsi="Cambria" w:eastAsia="Cambria" w:cs="Cambria"/>
          <w:noProof w:val="0"/>
          <w:color w:val="00B050"/>
          <w:sz w:val="22"/>
          <w:szCs w:val="22"/>
          <w:lang w:val="es-ES"/>
        </w:rPr>
        <w:t xml:space="preserve"> con un VLM, hila ambos en una línea de tiempo y genera el texto que se </w:t>
      </w:r>
      <w:r w:rsidRPr="676C1B0C" w:rsidR="4102648A">
        <w:rPr>
          <w:rFonts w:ascii="Cambria" w:hAnsi="Cambria" w:eastAsia="Cambria" w:cs="Cambria"/>
          <w:i w:val="1"/>
          <w:iCs w:val="1"/>
          <w:noProof w:val="0"/>
          <w:color w:val="00B050"/>
          <w:sz w:val="22"/>
          <w:szCs w:val="22"/>
          <w:lang w:val="es-ES"/>
        </w:rPr>
        <w:t>chunkea</w:t>
      </w:r>
      <w:r w:rsidRPr="676C1B0C" w:rsidR="4102648A">
        <w:rPr>
          <w:rFonts w:ascii="Cambria" w:hAnsi="Cambria" w:eastAsia="Cambria" w:cs="Cambria"/>
          <w:noProof w:val="0"/>
          <w:color w:val="00B050"/>
          <w:sz w:val="22"/>
          <w:szCs w:val="22"/>
          <w:lang w:val="es-ES"/>
        </w:rPr>
        <w:t xml:space="preserve">. Se deberá dejar constancia de esta cadena para que el </w:t>
      </w:r>
      <w:r w:rsidRPr="676C1B0C" w:rsidR="4102648A">
        <w:rPr>
          <w:rFonts w:ascii="Cambria" w:hAnsi="Cambria" w:eastAsia="Cambria" w:cs="Cambria"/>
          <w:noProof w:val="0"/>
          <w:color w:val="00B050"/>
          <w:sz w:val="22"/>
          <w:szCs w:val="22"/>
          <w:lang w:val="es-ES"/>
        </w:rPr>
        <w:t>chunk</w:t>
      </w:r>
      <w:r w:rsidRPr="676C1B0C" w:rsidR="4102648A">
        <w:rPr>
          <w:rFonts w:ascii="Cambria" w:hAnsi="Cambria" w:eastAsia="Cambria" w:cs="Cambria"/>
          <w:noProof w:val="0"/>
          <w:color w:val="00B050"/>
          <w:sz w:val="22"/>
          <w:szCs w:val="22"/>
          <w:lang w:val="es-ES"/>
        </w:rPr>
        <w:t xml:space="preserve"> recuperado en producción sea trazable hasta el lapso temporal exacto del vídeo de origen, preservando los </w:t>
      </w:r>
      <w:r w:rsidRPr="676C1B0C" w:rsidR="4102648A">
        <w:rPr>
          <w:rFonts w:ascii="Cambria" w:hAnsi="Cambria" w:eastAsia="Cambria" w:cs="Cambria"/>
          <w:i w:val="1"/>
          <w:iCs w:val="1"/>
          <w:noProof w:val="0"/>
          <w:color w:val="00B050"/>
          <w:sz w:val="22"/>
          <w:szCs w:val="22"/>
          <w:lang w:val="es-ES"/>
        </w:rPr>
        <w:t>timestamps</w:t>
      </w:r>
      <w:r w:rsidRPr="676C1B0C" w:rsidR="4102648A">
        <w:rPr>
          <w:rFonts w:ascii="Cambria" w:hAnsi="Cambria" w:eastAsia="Cambria" w:cs="Cambria"/>
          <w:noProof w:val="0"/>
          <w:color w:val="00B050"/>
          <w:sz w:val="22"/>
          <w:szCs w:val="22"/>
          <w:lang w:val="es-ES"/>
        </w:rPr>
        <w:t xml:space="preserve"> a lo largo de toda la derivación.</w:t>
      </w:r>
    </w:p>
    <w:p w:rsidRPr="001D3187" w:rsidR="001D3187" w:rsidP="001D3187" w:rsidRDefault="001D3187" w14:paraId="61D32EDB" w14:textId="77777777">
      <w:pPr>
        <w:numPr>
          <w:ilvl w:val="1"/>
          <w:numId w:val="87"/>
        </w:numPr>
        <w:tabs>
          <w:tab w:val="left" w:pos="6620"/>
        </w:tabs>
        <w:spacing w:before="280" w:after="120"/>
        <w:rPr>
          <w:lang w:val="es-ES"/>
        </w:rPr>
      </w:pPr>
      <w:r w:rsidRPr="001D3187">
        <w:rPr>
          <w:i/>
          <w:iCs/>
          <w:lang w:val="es-ES"/>
        </w:rPr>
        <w:t>Ejemplo:</w:t>
      </w:r>
      <w:r w:rsidRPr="001D3187">
        <w:rPr>
          <w:lang w:val="es-ES"/>
        </w:rPr>
        <w:t xml:space="preserve"> Detectar y rechazar un archivo idéntico de la normativa de gastos de viaje que otro empleado intenta subir por duplicado, al tiempo que se bloquea cualquier intento de modificar o editar el documento original ya almacenado.</w:t>
      </w:r>
    </w:p>
    <w:p w:rsidRPr="004668C5" w:rsidR="004668C5" w:rsidP="0001040A" w:rsidRDefault="00F8555D" w14:paraId="6D0B3A7A" w14:textId="7BCCF990">
      <w:pPr>
        <w:pStyle w:val="Heading4"/>
        <w:rPr>
          <w:lang w:val="es-ES"/>
        </w:rPr>
      </w:pPr>
      <w:r>
        <w:rPr>
          <w:lang w:val="es-ES"/>
        </w:rPr>
        <w:t>6</w:t>
      </w:r>
      <w:r w:rsidRPr="004668C5" w:rsidR="004668C5">
        <w:rPr>
          <w:lang w:val="es-ES"/>
        </w:rPr>
        <w:t xml:space="preserve">.2.2. Capa Plata: </w:t>
      </w:r>
      <w:r w:rsidR="004668C5">
        <w:rPr>
          <w:lang w:val="es-ES"/>
        </w:rPr>
        <w:t xml:space="preserve">Enriquecimiento de los datos </w:t>
      </w:r>
      <w:r w:rsidRPr="004668C5" w:rsidR="004668C5">
        <w:rPr>
          <w:lang w:val="es-ES"/>
        </w:rPr>
        <w:t>(Enriched Data Zone)</w:t>
      </w:r>
    </w:p>
    <w:p w:rsidRPr="004668C5" w:rsidR="004668C5" w:rsidP="004668C5" w:rsidRDefault="004668C5" w14:paraId="62CF5307" w14:textId="05DAE716">
      <w:pPr>
        <w:tabs>
          <w:tab w:val="left" w:pos="6620"/>
        </w:tabs>
        <w:spacing w:before="280" w:after="120"/>
        <w:rPr>
          <w:lang w:val="es-ES"/>
        </w:rPr>
      </w:pPr>
      <w:r w:rsidRPr="004668C5">
        <w:rPr>
          <w:lang w:val="es-ES"/>
        </w:rPr>
        <w:t xml:space="preserve">La transición a esta capa intermedia tiene la responsabilidad de refinar el conocimiento en bruto, transformando los archivos continuos en un mapa estructurado de información donde </w:t>
      </w:r>
      <w:r>
        <w:rPr>
          <w:lang w:val="es-ES"/>
        </w:rPr>
        <w:t xml:space="preserve">el contenido insertado </w:t>
      </w:r>
      <w:r w:rsidRPr="004668C5">
        <w:rPr>
          <w:lang w:val="es-ES"/>
        </w:rPr>
        <w:t>se unifica con el contexto operativo de la empresa. Todo activo debe superar los siguientes criterios de calidad y consistencia antes de autorizar su distribución a los entornos de producción:</w:t>
      </w:r>
    </w:p>
    <w:p w:rsidR="00F8555D" w:rsidP="00F8555D" w:rsidRDefault="00F8555D" w14:paraId="4E0D31A1" w14:textId="77777777">
      <w:pPr>
        <w:pStyle w:val="NormalWeb"/>
        <w:numPr>
          <w:ilvl w:val="0"/>
          <w:numId w:val="96"/>
        </w:numPr>
        <w:rPr>
          <w:rFonts w:asciiTheme="minorHAnsi" w:hAnsiTheme="minorHAnsi" w:eastAsiaTheme="minorEastAsia" w:cstheme="minorBidi"/>
          <w:sz w:val="22"/>
          <w:szCs w:val="22"/>
          <w:lang w:val="es-ES"/>
        </w:rPr>
      </w:pPr>
      <w:r w:rsidRPr="00F8555D">
        <w:rPr>
          <w:rFonts w:asciiTheme="minorHAnsi" w:hAnsiTheme="minorHAnsi" w:eastAsiaTheme="minorEastAsia" w:cstheme="minorBidi"/>
          <w:b/>
          <w:bCs/>
          <w:sz w:val="22"/>
          <w:szCs w:val="22"/>
          <w:lang w:val="es-ES"/>
        </w:rPr>
        <w:t>Identificación y Tratamiento de Información Sensible:</w:t>
      </w:r>
      <w:r w:rsidRPr="00F8555D">
        <w:rPr>
          <w:rFonts w:asciiTheme="minorHAnsi" w:hAnsiTheme="minorHAnsi" w:eastAsiaTheme="minorEastAsia" w:cstheme="minorBidi"/>
          <w:sz w:val="22"/>
          <w:szCs w:val="22"/>
          <w:lang w:val="es-ES"/>
        </w:rPr>
        <w:t xml:space="preserve"> Detectar de forma proactiva elementos de información de identificación personal (PII), secretos comerciales, patentes o datos financieros protegidos por regulaciones de cumplimiento (como GDPR). Este control es responsable de ejecutar las políticas corporativas de enmascaramiento o anonimización sobre aquellos datos que no deban consolidarse en texto plano, o en su defecto, de inyectar atributos obligatorios de criticidad directamente en los nodos del JSON Maestro para su posterior blindaje.</w:t>
      </w:r>
    </w:p>
    <w:p w:rsidRPr="00F8555D" w:rsidR="00F8555D" w:rsidP="00F8555D" w:rsidRDefault="00F8555D" w14:paraId="24DB86C3" w14:textId="5A768DAE">
      <w:pPr>
        <w:numPr>
          <w:ilvl w:val="1"/>
          <w:numId w:val="96"/>
        </w:numPr>
        <w:tabs>
          <w:tab w:val="left" w:pos="6620"/>
        </w:tabs>
        <w:spacing w:before="280" w:after="120"/>
        <w:rPr>
          <w:lang w:val="es-ES"/>
        </w:rPr>
      </w:pPr>
      <w:r w:rsidRPr="676C1B0C" w:rsidR="6C9170E2">
        <w:rPr>
          <w:i w:val="1"/>
          <w:iCs w:val="1"/>
          <w:lang w:val="es-ES"/>
        </w:rPr>
        <w:t>Ejemplo:</w:t>
      </w:r>
      <w:r w:rsidRPr="676C1B0C" w:rsidR="6C9170E2">
        <w:rPr>
          <w:lang w:val="es-ES"/>
        </w:rPr>
        <w:t xml:space="preserve"> </w:t>
      </w:r>
      <w:r w:rsidRPr="676C1B0C" w:rsidR="6C9170E2">
        <w:rPr>
          <w:lang w:val="es-ES"/>
        </w:rPr>
        <w:t>Localizar de forma automática números de documentos de identidad, teléfonos o saldos de nóminas dentro de un documento y sustituirlos por etiquetas genéricas ([DATO_ANONIMIZADO]), o marcar un fragmento que detalla una fórmula de ingeniería bajo la propiedad [nivel_seguridad: altamente_confidencial].</w:t>
      </w:r>
    </w:p>
    <w:p w:rsidRPr="00F8555D" w:rsidR="00F8555D" w:rsidP="676C1B0C" w:rsidRDefault="00F8555D" w14:paraId="5BF6C474" w14:textId="63046226">
      <w:pPr>
        <w:numPr>
          <w:ilvl w:val="1"/>
          <w:numId w:val="96"/>
        </w:numPr>
        <w:tabs>
          <w:tab w:val="left" w:leader="none" w:pos="6620"/>
        </w:tabs>
        <w:spacing w:before="280" w:after="120"/>
        <w:ind/>
        <w:rPr>
          <w:rFonts w:ascii="Cambria" w:hAnsi="Cambria" w:eastAsia="Cambria" w:cs="Cambria"/>
          <w:noProof w:val="0"/>
          <w:color w:val="00B050"/>
          <w:sz w:val="22"/>
          <w:szCs w:val="22"/>
          <w:lang w:val="es-ES"/>
        </w:rPr>
      </w:pPr>
      <w:r w:rsidRPr="676C1B0C" w:rsidR="6E4F952E">
        <w:rPr>
          <w:rFonts w:ascii="Cambria" w:hAnsi="Cambria" w:eastAsia="Cambria" w:cs="Cambria"/>
          <w:i w:val="1"/>
          <w:iCs w:val="1"/>
          <w:noProof w:val="0"/>
          <w:color w:val="00B050"/>
          <w:sz w:val="22"/>
          <w:szCs w:val="22"/>
          <w:lang w:val="es-ES"/>
        </w:rPr>
        <w:t>Ejemplo (multimedia):</w:t>
      </w:r>
      <w:r w:rsidRPr="676C1B0C" w:rsidR="6E4F952E">
        <w:rPr>
          <w:rFonts w:ascii="Cambria" w:hAnsi="Cambria" w:eastAsia="Cambria" w:cs="Cambria"/>
          <w:noProof w:val="0"/>
          <w:color w:val="00B050"/>
          <w:sz w:val="22"/>
          <w:szCs w:val="22"/>
          <w:lang w:val="es-ES"/>
        </w:rPr>
        <w:t xml:space="preserve"> el sistema silenciará el tramo de audio en que un cliente dicta su número de tarjeta durante una llamada, difuminará el rostro de un empleado que aparece de forma incidental en la grabación de una reunión, o detectará mediante OCR sobre fotograma el DNI visible en una credencial dentro de un vídeo formativo, marcando el segmento como “restringido” y activando la </w:t>
      </w:r>
      <w:r w:rsidRPr="676C1B0C" w:rsidR="1815F180">
        <w:rPr>
          <w:rFonts w:ascii="Cambria" w:hAnsi="Cambria" w:eastAsia="Cambria" w:cs="Cambria"/>
          <w:noProof w:val="0"/>
          <w:color w:val="00B050"/>
          <w:sz w:val="22"/>
          <w:szCs w:val="22"/>
          <w:lang w:val="es-ES"/>
        </w:rPr>
        <w:t>“</w:t>
      </w:r>
      <w:r w:rsidRPr="676C1B0C" w:rsidR="1815F180">
        <w:rPr>
          <w:rFonts w:ascii="Cambria" w:hAnsi="Cambria" w:eastAsia="Cambria" w:cs="Cambria"/>
          <w:noProof w:val="0"/>
          <w:color w:val="00B050"/>
          <w:sz w:val="22"/>
          <w:szCs w:val="22"/>
          <w:lang w:val="es-ES"/>
        </w:rPr>
        <w:t>flag”</w:t>
      </w:r>
      <w:r w:rsidRPr="676C1B0C" w:rsidR="1815F180">
        <w:rPr>
          <w:rFonts w:ascii="Cambria" w:hAnsi="Cambria" w:eastAsia="Cambria" w:cs="Cambria"/>
          <w:noProof w:val="0"/>
          <w:color w:val="00B050"/>
          <w:sz w:val="22"/>
          <w:szCs w:val="22"/>
          <w:lang w:val="es-ES"/>
        </w:rPr>
        <w:t xml:space="preserve"> de biometría</w:t>
      </w:r>
      <w:r w:rsidRPr="676C1B0C" w:rsidR="6E4F952E">
        <w:rPr>
          <w:rFonts w:ascii="Cambria" w:hAnsi="Cambria" w:eastAsia="Cambria" w:cs="Cambria"/>
          <w:noProof w:val="0"/>
          <w:color w:val="00B050"/>
          <w:sz w:val="22"/>
          <w:szCs w:val="22"/>
          <w:lang w:val="es-ES"/>
        </w:rPr>
        <w:t>. Dado que en el medio la PII reside en la señal audiovisual y en la línea de tiempo, el etiquetado de criticidad deberá anclarse al segmento temporal o al fotograma concreto, y no al activo en su conjunto.</w:t>
      </w:r>
    </w:p>
    <w:p w:rsidRPr="00F8555D" w:rsidR="001C7FAC" w:rsidP="00F8555D" w:rsidRDefault="001C7FAC" w14:paraId="275795AD" w14:textId="650DC2CB">
      <w:pPr>
        <w:pStyle w:val="NormalWeb"/>
        <w:numPr>
          <w:ilvl w:val="0"/>
          <w:numId w:val="96"/>
        </w:numPr>
        <w:rPr>
          <w:rFonts w:asciiTheme="minorHAnsi" w:hAnsiTheme="minorHAnsi" w:eastAsiaTheme="minorEastAsia" w:cstheme="minorBidi"/>
          <w:sz w:val="22"/>
          <w:szCs w:val="22"/>
          <w:lang w:val="es-ES"/>
        </w:rPr>
      </w:pPr>
      <w:r w:rsidRPr="00F8555D">
        <w:rPr>
          <w:rFonts w:asciiTheme="minorHAnsi" w:hAnsiTheme="minorHAnsi" w:eastAsiaTheme="minorEastAsia" w:cstheme="minorBidi"/>
          <w:b/>
          <w:bCs/>
          <w:sz w:val="22"/>
          <w:szCs w:val="22"/>
          <w:lang w:val="es-ES"/>
        </w:rPr>
        <w:t xml:space="preserve">Clasificación Avanzada y Enriquecimiento Cognitivo: </w:t>
      </w:r>
      <w:r w:rsidRPr="00F8555D">
        <w:rPr>
          <w:rFonts w:asciiTheme="minorHAnsi" w:hAnsiTheme="minorHAnsi" w:eastAsiaTheme="minorEastAsia" w:cstheme="minorBidi"/>
          <w:sz w:val="22"/>
          <w:szCs w:val="22"/>
          <w:lang w:val="es-ES"/>
        </w:rPr>
        <w:t>Determinar explícitamente la naturaleza del documento dentro del inventario de la compañía, establecer su ciclo de vida útil mediante la definición de fechas de caducidad operativa y sintetizar su contenido en un abstracto o resumen directo que optimice su posterior localización.</w:t>
      </w:r>
    </w:p>
    <w:p w:rsidRPr="004668C5" w:rsidR="001C7FAC" w:rsidP="001C7FAC" w:rsidRDefault="001C7FAC" w14:paraId="6615D973" w14:textId="77777777">
      <w:pPr>
        <w:numPr>
          <w:ilvl w:val="1"/>
          <w:numId w:val="88"/>
        </w:numPr>
        <w:tabs>
          <w:tab w:val="left" w:pos="6620"/>
        </w:tabs>
        <w:spacing w:before="280" w:after="120"/>
        <w:rPr>
          <w:lang w:val="es-ES"/>
        </w:rPr>
      </w:pPr>
      <w:r w:rsidRPr="004668C5">
        <w:rPr>
          <w:i/>
          <w:iCs/>
          <w:lang w:val="es-ES"/>
        </w:rPr>
        <w:t>Ejemplo:</w:t>
      </w:r>
      <w:r w:rsidRPr="004668C5">
        <w:rPr>
          <w:lang w:val="es-ES"/>
        </w:rPr>
        <w:t xml:space="preserve"> Catalogar un archivo bajo la etiqueta de "Contrato de Proveedor Logístico", extraer que su vigencia expira el 31 de diciembre de 2026 para coordinar alertas de renovación y redactar un extracto de tres líneas con las principales obligaciones del acuerdo.</w:t>
      </w:r>
    </w:p>
    <w:p w:rsidRPr="004668C5" w:rsidR="004668C5" w:rsidP="004668C5" w:rsidRDefault="004668C5" w14:paraId="46B1255C" w14:textId="044EF66A">
      <w:pPr>
        <w:numPr>
          <w:ilvl w:val="0"/>
          <w:numId w:val="88"/>
        </w:numPr>
        <w:tabs>
          <w:tab w:val="left" w:pos="6620"/>
        </w:tabs>
        <w:spacing w:before="280" w:after="120"/>
        <w:rPr>
          <w:lang w:val="es-ES"/>
        </w:rPr>
      </w:pPr>
      <w:r w:rsidRPr="004668C5">
        <w:rPr>
          <w:b/>
          <w:bCs/>
          <w:lang w:val="es-ES"/>
        </w:rPr>
        <w:t>Normalización Jerárquica y Coherencia Multimedia:</w:t>
      </w:r>
      <w:r w:rsidRPr="004668C5">
        <w:rPr>
          <w:lang w:val="es-ES"/>
        </w:rPr>
        <w:t xml:space="preserve"> </w:t>
      </w:r>
      <w:r>
        <w:rPr>
          <w:lang w:val="es-ES"/>
        </w:rPr>
        <w:t>Fragmentación del contenido insertado a través de</w:t>
      </w:r>
      <w:r w:rsidRPr="004668C5">
        <w:rPr>
          <w:lang w:val="es-ES"/>
        </w:rPr>
        <w:t xml:space="preserve"> la estructura lógica del documento </w:t>
      </w:r>
      <w:r>
        <w:rPr>
          <w:lang w:val="es-ES"/>
        </w:rPr>
        <w:t>e inclusión de las referencias de</w:t>
      </w:r>
      <w:r w:rsidRPr="004668C5">
        <w:rPr>
          <w:lang w:val="es-ES"/>
        </w:rPr>
        <w:t xml:space="preserve"> los elementos </w:t>
      </w:r>
      <w:r>
        <w:rPr>
          <w:lang w:val="es-ES"/>
        </w:rPr>
        <w:t>multimedia</w:t>
      </w:r>
      <w:r w:rsidRPr="004668C5">
        <w:rPr>
          <w:lang w:val="es-ES"/>
        </w:rPr>
        <w:t xml:space="preserve"> a</w:t>
      </w:r>
      <w:r>
        <w:rPr>
          <w:lang w:val="es-ES"/>
        </w:rPr>
        <w:t xml:space="preserve"> los</w:t>
      </w:r>
      <w:r w:rsidRPr="004668C5">
        <w:rPr>
          <w:lang w:val="es-ES"/>
        </w:rPr>
        <w:t xml:space="preserve"> fragmento</w:t>
      </w:r>
      <w:r>
        <w:rPr>
          <w:lang w:val="es-ES"/>
        </w:rPr>
        <w:t>s</w:t>
      </w:r>
      <w:r w:rsidRPr="004668C5">
        <w:rPr>
          <w:lang w:val="es-ES"/>
        </w:rPr>
        <w:t xml:space="preserve"> </w:t>
      </w:r>
      <w:r>
        <w:rPr>
          <w:lang w:val="es-ES"/>
        </w:rPr>
        <w:t>que las contienen</w:t>
      </w:r>
      <w:r w:rsidRPr="004668C5">
        <w:rPr>
          <w:lang w:val="es-ES"/>
        </w:rPr>
        <w:t>, impidiendo que la información multimedia quede huérfana o desubicada durante las fases de partición.</w:t>
      </w:r>
    </w:p>
    <w:p w:rsidR="004668C5" w:rsidP="004668C5" w:rsidRDefault="004668C5" w14:paraId="14F310E4" w14:textId="77777777">
      <w:pPr>
        <w:numPr>
          <w:ilvl w:val="1"/>
          <w:numId w:val="88"/>
        </w:numPr>
        <w:tabs>
          <w:tab w:val="left" w:pos="6620"/>
        </w:tabs>
        <w:spacing w:before="280" w:after="120"/>
        <w:rPr>
          <w:lang w:val="es-ES"/>
        </w:rPr>
      </w:pPr>
      <w:r w:rsidRPr="004668C5">
        <w:rPr>
          <w:i/>
          <w:iCs/>
          <w:lang w:val="es-ES"/>
        </w:rPr>
        <w:t>Ejemplo:</w:t>
      </w:r>
      <w:r w:rsidRPr="004668C5">
        <w:rPr>
          <w:lang w:val="es-ES"/>
        </w:rPr>
        <w:t xml:space="preserve"> Mapear el diagrama de flujo de un motor eléctrico directamente en el bloque de texto que describe su ensamblaje, garantizando que el gráfico viaje siempre junto a esa instrucción de seguridad específica.</w:t>
      </w:r>
    </w:p>
    <w:p w:rsidRPr="004668C5" w:rsidR="001C7FAC" w:rsidP="001C7FAC" w:rsidRDefault="001C7FAC" w14:paraId="2A97FEFB" w14:textId="77777777">
      <w:pPr>
        <w:numPr>
          <w:ilvl w:val="0"/>
          <w:numId w:val="88"/>
        </w:numPr>
        <w:tabs>
          <w:tab w:val="left" w:pos="6620"/>
        </w:tabs>
        <w:spacing w:before="280" w:after="120"/>
        <w:rPr>
          <w:lang w:val="es-ES"/>
        </w:rPr>
      </w:pPr>
      <w:r w:rsidRPr="004668C5">
        <w:rPr>
          <w:b/>
          <w:bCs/>
          <w:lang w:val="es-ES"/>
        </w:rPr>
        <w:t>Arbitraje Semántico y Control de Contradicciones:</w:t>
      </w:r>
      <w:r w:rsidRPr="004668C5">
        <w:rPr>
          <w:lang w:val="es-ES"/>
        </w:rPr>
        <w:t xml:space="preserve"> Evaluar la consistencia de las afirmaciones del documento frente al repositorio histórico de la compañía. Se debe certificar la eliminación de redundancias exactas y, mediante modelos de validación lógica, identificar y bloquear cualquier conflicto o directriz contradictoria antes de que se consolide como una fuente de verdad de cara al usuario.</w:t>
      </w:r>
    </w:p>
    <w:p w:rsidRPr="001C7FAC" w:rsidR="001C7FAC" w:rsidP="001C7FAC" w:rsidRDefault="001C7FAC" w14:paraId="3C6FDDAD" w14:textId="1302920A">
      <w:pPr>
        <w:numPr>
          <w:ilvl w:val="1"/>
          <w:numId w:val="88"/>
        </w:numPr>
        <w:tabs>
          <w:tab w:val="left" w:pos="6620"/>
        </w:tabs>
        <w:spacing w:before="280" w:after="120"/>
        <w:rPr>
          <w:lang w:val="es-ES"/>
        </w:rPr>
      </w:pPr>
      <w:r w:rsidRPr="004668C5">
        <w:rPr>
          <w:i/>
          <w:iCs/>
          <w:lang w:val="es-ES"/>
        </w:rPr>
        <w:t>Ejemplo:</w:t>
      </w:r>
      <w:r w:rsidRPr="004668C5">
        <w:rPr>
          <w:lang w:val="es-ES"/>
        </w:rPr>
        <w:t xml:space="preserve"> Detectar que un manual de operaciones recién cargado reduce un umbral de presión a 3 bar, contradiciendo la norma global de seguridad que exige 5 bar; el sistema detiene inmediatamente la publicación de ese bloque y lo deriva a una cola de revisión para el responsable del dato.</w:t>
      </w:r>
    </w:p>
    <w:p w:rsidRPr="004668C5" w:rsidR="004668C5" w:rsidP="004668C5" w:rsidRDefault="004668C5" w14:paraId="698FDFC8" w14:textId="77777777">
      <w:pPr>
        <w:numPr>
          <w:ilvl w:val="0"/>
          <w:numId w:val="88"/>
        </w:numPr>
        <w:tabs>
          <w:tab w:val="left" w:pos="6620"/>
        </w:tabs>
        <w:spacing w:before="280" w:after="120"/>
        <w:rPr>
          <w:lang w:val="es-ES"/>
        </w:rPr>
      </w:pPr>
      <w:r w:rsidRPr="004668C5">
        <w:rPr>
          <w:b/>
          <w:bCs/>
          <w:lang w:val="es-ES"/>
        </w:rPr>
        <w:t>Enriquecimiento Híbrido Multifuente y Contexto de Negocio:</w:t>
      </w:r>
      <w:r w:rsidRPr="004668C5">
        <w:rPr>
          <w:lang w:val="es-ES"/>
        </w:rPr>
        <w:t xml:space="preserve"> Interconectar los datos no estructurados del texto con los registros maestros, repositorios de desarrollo y catálogos de datos de la organización. Este cruce debe inyectar la realidad transaccional viva de la empresa para habilitar escenarios de </w:t>
      </w:r>
      <w:r w:rsidRPr="004668C5">
        <w:rPr>
          <w:b/>
          <w:bCs/>
          <w:lang w:val="es-ES"/>
        </w:rPr>
        <w:t>personalización a nivel de usuario</w:t>
      </w:r>
      <w:r w:rsidRPr="004668C5">
        <w:rPr>
          <w:lang w:val="es-ES"/>
        </w:rPr>
        <w:t xml:space="preserve">, </w:t>
      </w:r>
      <w:r w:rsidRPr="004668C5">
        <w:rPr>
          <w:b/>
          <w:bCs/>
          <w:lang w:val="es-ES"/>
        </w:rPr>
        <w:t>alineamiento cronológico de múltiples fuentes</w:t>
      </w:r>
      <w:r w:rsidRPr="004668C5">
        <w:rPr>
          <w:lang w:val="es-ES"/>
        </w:rPr>
        <w:t xml:space="preserve"> y </w:t>
      </w:r>
      <w:r w:rsidRPr="004668C5">
        <w:rPr>
          <w:b/>
          <w:bCs/>
          <w:lang w:val="es-ES"/>
        </w:rPr>
        <w:t>verificación del gobierno normativo</w:t>
      </w:r>
      <w:r w:rsidRPr="004668C5">
        <w:rPr>
          <w:lang w:val="es-ES"/>
        </w:rPr>
        <w:t>.</w:t>
      </w:r>
    </w:p>
    <w:p w:rsidRPr="004668C5" w:rsidR="004668C5" w:rsidP="004668C5" w:rsidRDefault="004668C5" w14:paraId="4F88F2CB" w14:textId="77777777">
      <w:pPr>
        <w:numPr>
          <w:ilvl w:val="1"/>
          <w:numId w:val="88"/>
        </w:numPr>
        <w:tabs>
          <w:tab w:val="left" w:pos="6620"/>
        </w:tabs>
        <w:spacing w:before="280" w:after="120"/>
        <w:rPr>
          <w:lang w:val="es-ES"/>
        </w:rPr>
      </w:pPr>
      <w:r w:rsidRPr="004668C5">
        <w:rPr>
          <w:i/>
          <w:iCs/>
          <w:lang w:val="es-ES"/>
        </w:rPr>
        <w:t>Ejemplo:</w:t>
      </w:r>
      <w:r w:rsidRPr="004668C5">
        <w:rPr>
          <w:lang w:val="es-ES"/>
        </w:rPr>
        <w:t xml:space="preserve"> Detectar el código de una turbina en un manual técnico y adjuntar de forma automática su histórico reciente de averías del ERP y sus últimos cambios de código en Git, permitiendo que un ingeniero de campo vea una respuesta adaptada al estado real y actual de esa máquina.</w:t>
      </w:r>
    </w:p>
    <w:p w:rsidRPr="001C7FAC" w:rsidR="005325EE" w:rsidP="0001040A" w:rsidRDefault="00F8555D" w14:paraId="322B70DD" w14:textId="66CBE5F1">
      <w:pPr>
        <w:pStyle w:val="Heading4"/>
        <w:rPr>
          <w:lang w:val="es-ES"/>
        </w:rPr>
      </w:pPr>
      <w:r>
        <w:rPr>
          <w:lang w:val="es-ES"/>
        </w:rPr>
        <w:t>6</w:t>
      </w:r>
      <w:r w:rsidRPr="001C7FAC" w:rsidR="005325EE">
        <w:rPr>
          <w:lang w:val="es-ES"/>
        </w:rPr>
        <w:t>.2.3. Capa Oro: Verificaciones de Seguridad, Indexación y Calidad de Salida (Production Data)</w:t>
      </w:r>
    </w:p>
    <w:p w:rsidRPr="005325EE" w:rsidR="005325EE" w:rsidP="005325EE" w:rsidRDefault="005325EE" w14:paraId="4795ADD2" w14:textId="77777777">
      <w:pPr>
        <w:tabs>
          <w:tab w:val="left" w:pos="6620"/>
        </w:tabs>
        <w:spacing w:before="280" w:after="120"/>
        <w:rPr>
          <w:lang w:val="es-ES"/>
        </w:rPr>
      </w:pPr>
      <w:r w:rsidRPr="005325EE">
        <w:rPr>
          <w:lang w:val="es-ES"/>
        </w:rPr>
        <w:t>Es el almacén definitivo optimizado para el consumo de los usuarios y asistentes de IA a través de paradigmas RAG o GraphRAG. Las verificaciones finales de seguridad y rendimiento son:</w:t>
      </w:r>
    </w:p>
    <w:p w:rsidR="00971D52" w:rsidP="00971D52" w:rsidRDefault="00971D52" w14:paraId="3217C38B" w14:textId="290B91EB">
      <w:pPr>
        <w:pStyle w:val="ListParagraph"/>
        <w:numPr>
          <w:ilvl w:val="0"/>
          <w:numId w:val="87"/>
        </w:numPr>
        <w:tabs>
          <w:tab w:val="left" w:pos="6620"/>
        </w:tabs>
        <w:spacing w:before="280" w:after="120"/>
        <w:rPr>
          <w:lang w:val="es-ES"/>
        </w:rPr>
      </w:pPr>
      <w:r w:rsidRPr="00971D52">
        <w:rPr>
          <w:b/>
          <w:bCs/>
          <w:lang w:val="es-ES"/>
        </w:rPr>
        <w:t>Integridad y Validación del Metadatado de Producción:</w:t>
      </w:r>
      <w:r w:rsidRPr="00971D52">
        <w:rPr>
          <w:lang w:val="es-ES"/>
        </w:rPr>
        <w:t xml:space="preserve"> Certificar que todo el árbol jerárquico, las propiedades de seguridad, las llaves foráneas transaccionales y los resúmenes generados en la Capa Plata se hayan heredado de forma exacta y mapeen sin errores en el esquema del índice final. Este control asegura que las etiquetas rígidas de negocio estén totalmente disponibles para guiar las búsquedas y los filtros deterministas.</w:t>
      </w:r>
    </w:p>
    <w:p w:rsidRPr="00971D52" w:rsidR="00971D52" w:rsidP="00971D52" w:rsidRDefault="00971D52" w14:paraId="653BC860" w14:textId="72044ED4">
      <w:pPr>
        <w:pStyle w:val="ListParagraph"/>
        <w:numPr>
          <w:ilvl w:val="1"/>
          <w:numId w:val="87"/>
        </w:numPr>
        <w:tabs>
          <w:tab w:val="num" w:pos="720"/>
          <w:tab w:val="left" w:pos="6620"/>
        </w:tabs>
        <w:spacing w:before="280" w:after="120"/>
        <w:rPr>
          <w:lang w:val="es-ES"/>
        </w:rPr>
      </w:pPr>
      <w:r w:rsidRPr="00971D52">
        <w:rPr>
          <w:lang w:val="es-ES"/>
        </w:rPr>
        <w:t>Ejemplo: Verificar que un fragmento extraído de una auditoría contenga de forma estricta y correcta las propiedades indexables de [departamento: finanzas], [id_proyecto: PROY-2026] y [nivel_confidencialidad: interno] antes de abrir el índice a consultas.</w:t>
      </w:r>
    </w:p>
    <w:p w:rsidRPr="00971D52" w:rsidR="00971D52" w:rsidP="00971D52" w:rsidRDefault="00971D52" w14:paraId="01E181C6" w14:textId="77777777">
      <w:pPr>
        <w:pStyle w:val="ListParagraph"/>
        <w:numPr>
          <w:ilvl w:val="0"/>
          <w:numId w:val="87"/>
        </w:numPr>
        <w:tabs>
          <w:tab w:val="left" w:pos="6620"/>
        </w:tabs>
        <w:spacing w:before="280" w:after="120"/>
        <w:rPr>
          <w:lang w:val="es-ES"/>
        </w:rPr>
      </w:pPr>
      <w:r w:rsidRPr="00971D52">
        <w:rPr>
          <w:b/>
          <w:bCs/>
          <w:lang w:val="es-ES"/>
        </w:rPr>
        <w:t>Auditoría de Fronteras de Seguridad</w:t>
      </w:r>
      <w:r w:rsidRPr="00971D52">
        <w:rPr>
          <w:lang w:val="es-ES"/>
        </w:rPr>
        <w:t xml:space="preserve"> (Early-Binding Guard): Garantizar que los criterios de control de acceso e identidad de la compañía (RBAC/ABAC) se ejecuten directamente sobre las propiedades del índice matemático. La información confidencial o no autorizada debe ser completamente invisible para el usuario en tiempo de búsqueda, bloqueando su paso hacia la ventana de contexto de los modelos antes de que se inicie la redacción.</w:t>
      </w:r>
    </w:p>
    <w:p w:rsidRPr="00971D52" w:rsidR="00971D52" w:rsidP="00971D52" w:rsidRDefault="00971D52" w14:paraId="3C277EE6" w14:textId="77777777">
      <w:pPr>
        <w:pStyle w:val="ListParagraph"/>
        <w:numPr>
          <w:ilvl w:val="1"/>
          <w:numId w:val="87"/>
        </w:numPr>
        <w:tabs>
          <w:tab w:val="num" w:pos="720"/>
          <w:tab w:val="left" w:pos="6620"/>
        </w:tabs>
        <w:spacing w:before="280" w:after="120"/>
        <w:rPr>
          <w:lang w:val="es-ES"/>
        </w:rPr>
      </w:pPr>
      <w:r w:rsidRPr="00971D52">
        <w:rPr>
          <w:lang w:val="es-ES"/>
        </w:rPr>
        <w:t>Ejemplo: Cuando un técnico de campo consulta el sistema, el motor filtra los vectores en origen asegurando que los fragmentos de documentos de alta dirección sobre costes o patentes nunca lleguen a cargarse en la memoria del modelo de lenguaje.</w:t>
      </w:r>
    </w:p>
    <w:p w:rsidRPr="00971D52" w:rsidR="00971D52" w:rsidP="00971D52" w:rsidRDefault="00971D52" w14:paraId="523BFFCA" w14:textId="34DEA325">
      <w:pPr>
        <w:pStyle w:val="ListParagraph"/>
        <w:numPr>
          <w:ilvl w:val="0"/>
          <w:numId w:val="87"/>
        </w:numPr>
        <w:tabs>
          <w:tab w:val="left" w:pos="6620"/>
        </w:tabs>
        <w:spacing w:before="280" w:after="120"/>
        <w:rPr>
          <w:lang w:val="es-ES"/>
        </w:rPr>
      </w:pPr>
      <w:r w:rsidRPr="00971D52">
        <w:rPr>
          <w:b/>
          <w:bCs/>
          <w:lang w:val="es-ES"/>
        </w:rPr>
        <w:t>Calidad de Recuperación y Densidad Informativa</w:t>
      </w:r>
      <w:r w:rsidRPr="00971D52">
        <w:rPr>
          <w:lang w:val="es-ES"/>
        </w:rPr>
        <w:t xml:space="preserve"> (Reducción de Ruido): Validar la precisión del emparejamiento híbrido (conceptual y literal) y la efectividad de los componentes de reordenamiento (re-ranking). El sistema debe asegurar que el subconjunto de conocimiento recuperado aporte la máxima relevancia al problema del negocio, eliminando bloques redundantes que saturen la capacidad del modelo o incrementen la latencia.</w:t>
      </w:r>
    </w:p>
    <w:p w:rsidRPr="00971D52" w:rsidR="00971D52" w:rsidP="00971D52" w:rsidRDefault="00971D52" w14:paraId="62D0D819" w14:textId="55667CB6">
      <w:pPr>
        <w:pStyle w:val="ListParagraph"/>
        <w:numPr>
          <w:ilvl w:val="1"/>
          <w:numId w:val="87"/>
        </w:numPr>
        <w:tabs>
          <w:tab w:val="left" w:pos="6620"/>
        </w:tabs>
        <w:spacing w:before="280" w:after="120"/>
        <w:rPr>
          <w:lang w:val="es-ES"/>
        </w:rPr>
      </w:pPr>
      <w:r w:rsidRPr="00971D52">
        <w:rPr>
          <w:lang w:val="es-ES"/>
        </w:rPr>
        <w:t>Ejemplo: Ante una pregunta sobre el fallo de un componente, el validador confirma que el sistema descarta 40 bloques de texto secundarios y entrega únicamente los 5 fragmentos más específicos, reduciendo costes de procesamiento y evitando la pérdida de atención de la IA.</w:t>
      </w:r>
    </w:p>
    <w:p w:rsidRPr="00971D52" w:rsidR="00971D52" w:rsidP="00971D52" w:rsidRDefault="00971D52" w14:paraId="00FF309F" w14:textId="3171304A">
      <w:pPr>
        <w:pStyle w:val="ListParagraph"/>
        <w:numPr>
          <w:ilvl w:val="0"/>
          <w:numId w:val="87"/>
        </w:numPr>
        <w:tabs>
          <w:tab w:val="left" w:pos="6620"/>
        </w:tabs>
        <w:spacing w:before="280" w:after="120"/>
        <w:rPr>
          <w:lang w:val="es-ES"/>
        </w:rPr>
      </w:pPr>
      <w:r w:rsidRPr="00971D52">
        <w:rPr>
          <w:b/>
          <w:bCs/>
          <w:lang w:val="es-ES"/>
        </w:rPr>
        <w:t>Validación Métrico-Cualitativa y Control de Calidad de Salida</w:t>
      </w:r>
      <w:r w:rsidRPr="00971D52">
        <w:rPr>
          <w:lang w:val="es-ES"/>
        </w:rPr>
        <w:t>: Auditar el texto definitivo redactado por el modelo de lenguaje utilizando métricas automatizadas que evalúen de forma rigurosa la fidelidad (ausencia total de alucinaciones frente al texto base), la resolución real de la consulta del usuario y el cumplimiento del libro de estilo corporativo, activando un bucle de retroalimentación inmediata hacia los equipos de gobierno en caso de fallo.</w:t>
      </w:r>
    </w:p>
    <w:p w:rsidRPr="00971D52" w:rsidR="00971D52" w:rsidP="00971D52" w:rsidRDefault="00971D52" w14:paraId="58F8E8B3" w14:textId="3E718E3B">
      <w:pPr>
        <w:pStyle w:val="ListParagraph"/>
        <w:numPr>
          <w:ilvl w:val="1"/>
          <w:numId w:val="87"/>
        </w:numPr>
        <w:tabs>
          <w:tab w:val="num" w:pos="720"/>
          <w:tab w:val="left" w:pos="6620"/>
        </w:tabs>
        <w:spacing w:before="280" w:after="120"/>
        <w:rPr>
          <w:lang w:val="es-ES"/>
        </w:rPr>
      </w:pPr>
      <w:r w:rsidRPr="676C1B0C" w:rsidR="38C64DE5">
        <w:rPr>
          <w:lang w:val="es-ES"/>
        </w:rPr>
        <w:t>Ejemplo: Analizar la respuesta del asistente sobre un procedimiento de seguridad y, al detectar que la IA introdujo un dato numérico que no existía en los manuales recuperados, bloquear automáticamente la visualización al usuario y redirigir el caso a la cola de optimización del equipo de desarrollo.</w:t>
      </w:r>
    </w:p>
    <w:p w:rsidR="6AAFCB35" w:rsidP="676C1B0C" w:rsidRDefault="6AAFCB35" w14:paraId="50019AF9" w14:textId="5B14553F">
      <w:pPr>
        <w:pStyle w:val="ListParagraph"/>
        <w:numPr>
          <w:ilvl w:val="0"/>
          <w:numId w:val="87"/>
        </w:numPr>
        <w:tabs>
          <w:tab w:val="num" w:leader="none" w:pos="720"/>
          <w:tab w:val="left" w:leader="none" w:pos="6620"/>
        </w:tabs>
        <w:spacing w:before="280" w:after="120"/>
        <w:rPr>
          <w:noProof w:val="0"/>
          <w:color w:val="00B050"/>
          <w:lang w:val="es-ES"/>
        </w:rPr>
      </w:pPr>
      <w:r w:rsidRPr="676C1B0C" w:rsidR="6AAFCB35">
        <w:rPr>
          <w:b w:val="1"/>
          <w:bCs w:val="1"/>
          <w:noProof w:val="0"/>
          <w:color w:val="00B050"/>
          <w:lang w:val="es-ES"/>
        </w:rPr>
        <w:t>Validación de activos y segmentos multimedia en producción:</w:t>
      </w:r>
      <w:r w:rsidRPr="676C1B0C" w:rsidR="6AAFCB35">
        <w:rPr>
          <w:noProof w:val="0"/>
          <w:color w:val="00B050"/>
          <w:lang w:val="es-ES"/>
        </w:rPr>
        <w:t xml:space="preserve"> Las verificaciones finales deberán comprobar que los </w:t>
      </w:r>
      <w:r w:rsidRPr="676C1B0C" w:rsidR="6AAFCB35">
        <w:rPr>
          <w:i w:val="1"/>
          <w:iCs w:val="1"/>
          <w:noProof w:val="0"/>
          <w:color w:val="00B050"/>
          <w:lang w:val="es-ES"/>
        </w:rPr>
        <w:t>chunks</w:t>
      </w:r>
      <w:r w:rsidRPr="676C1B0C" w:rsidR="6AAFCB35">
        <w:rPr>
          <w:noProof w:val="0"/>
          <w:color w:val="00B050"/>
          <w:lang w:val="es-ES"/>
        </w:rPr>
        <w:t xml:space="preserve"> derivados de medios portan los mismos metadatos rígidos que los de origen documental (criticidad, departamento, vigencia), ampliados con el </w:t>
      </w:r>
      <w:r w:rsidRPr="676C1B0C" w:rsidR="6AAFCB35">
        <w:rPr>
          <w:i w:val="1"/>
          <w:iCs w:val="1"/>
          <w:noProof w:val="0"/>
          <w:color w:val="00B050"/>
          <w:lang w:val="es-ES"/>
        </w:rPr>
        <w:t>flag</w:t>
      </w:r>
      <w:r w:rsidRPr="676C1B0C" w:rsidR="6AAFCB35">
        <w:rPr>
          <w:noProof w:val="0"/>
          <w:color w:val="00B050"/>
          <w:lang w:val="es-ES"/>
        </w:rPr>
        <w:t xml:space="preserve"> de biometría arrastrado desde la detección; que el Early-Binding Guard oculta clips y segmentos temporales completos, y no solo texto, cuando el solicitante carece de credenciales; y que las citas resuelven a un código temporal (</w:t>
      </w:r>
      <w:r w:rsidRPr="676C1B0C" w:rsidR="6AAFCB35">
        <w:rPr>
          <w:i w:val="1"/>
          <w:iCs w:val="1"/>
          <w:noProof w:val="0"/>
          <w:color w:val="00B050"/>
          <w:lang w:val="es-ES"/>
        </w:rPr>
        <w:t>timestamp</w:t>
      </w:r>
      <w:r w:rsidRPr="676C1B0C" w:rsidR="6AAFCB35">
        <w:rPr>
          <w:noProof w:val="0"/>
          <w:color w:val="00B050"/>
          <w:lang w:val="es-ES"/>
        </w:rPr>
        <w:t xml:space="preserve">) sobre el binario custodiado bajo AuthZ, en lugar de a un número de página. Adicionalmente, la ruta de abstracción dinámica deberá registrar en el log su </w:t>
      </w:r>
      <w:r w:rsidRPr="676C1B0C" w:rsidR="6AAFCB35">
        <w:rPr>
          <w:i w:val="1"/>
          <w:iCs w:val="1"/>
          <w:noProof w:val="0"/>
          <w:color w:val="00B050"/>
          <w:lang w:val="es-ES"/>
        </w:rPr>
        <w:t>trade-off</w:t>
      </w:r>
      <w:r w:rsidRPr="676C1B0C" w:rsidR="6AAFCB35">
        <w:rPr>
          <w:noProof w:val="0"/>
          <w:color w:val="00B050"/>
          <w:lang w:val="es-ES"/>
        </w:rPr>
        <w:t xml:space="preserve"> de coste, latencia y auditabilidad, dado que procesa el medio en vivo en lugar de un texto previamente trazado.</w:t>
      </w:r>
    </w:p>
    <w:p w:rsidRPr="00971D52" w:rsidR="00971D52" w:rsidP="00971D52" w:rsidRDefault="00971D52" w14:paraId="5F555D9E" w14:textId="77777777">
      <w:pPr>
        <w:tabs>
          <w:tab w:val="left" w:pos="6620"/>
        </w:tabs>
        <w:spacing w:before="280" w:after="120"/>
        <w:ind w:left="720"/>
        <w:rPr>
          <w:lang w:val="es-ES"/>
        </w:rPr>
      </w:pPr>
    </w:p>
    <w:p w:rsidR="00565ED4" w:rsidP="00565ED4" w:rsidRDefault="00565ED4" w14:paraId="36BDFC10" w14:textId="77777777">
      <w:pPr>
        <w:pStyle w:val="NormalWeb"/>
        <w:rPr>
          <w:rFonts w:asciiTheme="minorHAnsi" w:hAnsiTheme="minorHAnsi" w:eastAsiaTheme="minorEastAsia" w:cstheme="minorBidi"/>
          <w:sz w:val="22"/>
          <w:szCs w:val="22"/>
          <w:lang w:val="es-ES"/>
        </w:rPr>
      </w:pPr>
      <w:r w:rsidRPr="00565ED4">
        <w:rPr>
          <w:rFonts w:asciiTheme="minorHAnsi" w:hAnsiTheme="minorHAnsi" w:eastAsiaTheme="minorEastAsia" w:cstheme="minorBidi"/>
          <w:sz w:val="22"/>
          <w:szCs w:val="22"/>
          <w:lang w:val="es-ES"/>
        </w:rPr>
        <w:t>Esta sección constituye el núcleo analítico y operativo de la infraestructura tecnológica de la compañía. Reúne, alinea y unifica los flujos de ingesta multimodal, el enriquecimiento cruzado con sistemas estructurados y las estrategias avanzadas de indexación. Su objetivo es transformar la información heterogénea en bruto en un motor unificado de conocimiento, garantizando la máxima fidelidad, nulo ruido semántico y un control absoluto de la veracidad antes de alimentar a los modelos de lenguaje (LLMs).</w:t>
      </w:r>
    </w:p>
    <w:p w:rsidR="00603F35" w:rsidP="00565ED4" w:rsidRDefault="00603F35" w14:paraId="10E49B7F" w14:textId="77777777">
      <w:pPr>
        <w:pStyle w:val="NormalWeb"/>
        <w:rPr>
          <w:rFonts w:asciiTheme="minorHAnsi" w:hAnsiTheme="minorHAnsi" w:eastAsiaTheme="minorEastAsia" w:cstheme="minorBidi"/>
          <w:sz w:val="22"/>
          <w:szCs w:val="22"/>
          <w:lang w:val="es-ES"/>
        </w:rPr>
      </w:pPr>
    </w:p>
    <w:p w:rsidR="00603F35" w:rsidP="00603F35" w:rsidRDefault="00603F35" w14:paraId="5D119B69" w14:textId="786E7AC6">
      <w:pPr>
        <w:pStyle w:val="Heading3"/>
        <w:rPr>
          <w:lang w:val="es-ES"/>
        </w:rPr>
      </w:pPr>
      <w:r>
        <w:rPr>
          <w:lang w:val="es-ES"/>
        </w:rPr>
        <w:t>6.3 Enfoque descentralizado: Quickstart  de Diseño de la BBDD Documental</w:t>
      </w:r>
    </w:p>
    <w:p w:rsidRPr="00B60D5F" w:rsidR="00603F35" w:rsidP="00603F35" w:rsidRDefault="00603F35" w14:paraId="1BF2D8B3" w14:textId="77777777">
      <w:pPr>
        <w:spacing w:before="280" w:after="120"/>
        <w:rPr>
          <w:color w:val="333333"/>
          <w:lang w:val="es-ES"/>
        </w:rPr>
      </w:pPr>
      <w:r w:rsidRPr="00B60D5F">
        <w:rPr>
          <w:color w:val="333333"/>
          <w:lang w:val="es-ES"/>
        </w:rPr>
        <w:t>Estrategia Paso a Paso: Diseño de BBDD Documental</w:t>
      </w:r>
    </w:p>
    <w:p w:rsidRPr="000805F6" w:rsidR="00603F35" w:rsidP="00603F35" w:rsidRDefault="00603F35" w14:paraId="4E6FF8E2" w14:textId="77777777">
      <w:pPr>
        <w:pStyle w:val="Heading4"/>
        <w:rPr>
          <w:lang w:val="es-ES"/>
        </w:rPr>
      </w:pPr>
      <w:r w:rsidRPr="000805F6">
        <w:rPr>
          <w:lang w:val="es-ES"/>
        </w:rPr>
        <w:t>Paso 1: Clasificación de la Tipología de Datos</w:t>
      </w:r>
    </w:p>
    <w:p w:rsidRPr="00B60D5F" w:rsidR="00603F35" w:rsidP="00603F35" w:rsidRDefault="00603F35" w14:paraId="38ABD63C" w14:textId="77777777">
      <w:pPr>
        <w:spacing w:before="280" w:after="120"/>
        <w:rPr>
          <w:color w:val="333333"/>
          <w:lang w:val="es-ES"/>
        </w:rPr>
      </w:pPr>
      <w:r w:rsidRPr="00B60D5F">
        <w:rPr>
          <w:color w:val="333333"/>
          <w:lang w:val="es-ES"/>
        </w:rPr>
        <w:t>El primer filtro consiste en entender la naturaleza de los datos de origen para determinar el canal de procesamiento e infraestructura.</w:t>
      </w:r>
    </w:p>
    <w:p w:rsidRPr="00B60D5F" w:rsidR="00603F35" w:rsidP="00603F35" w:rsidRDefault="00603F35" w14:paraId="3346975C" w14:textId="77777777">
      <w:pPr>
        <w:numPr>
          <w:ilvl w:val="0"/>
          <w:numId w:val="17"/>
        </w:numPr>
        <w:spacing w:before="280" w:after="120"/>
        <w:rPr>
          <w:color w:val="333333"/>
        </w:rPr>
      </w:pPr>
      <w:r w:rsidRPr="00B60D5F">
        <w:rPr>
          <w:color w:val="333333"/>
        </w:rPr>
        <w:t xml:space="preserve">¿Son </w:t>
      </w:r>
      <w:r w:rsidRPr="000805F6">
        <w:rPr>
          <w:color w:val="333333"/>
          <w:lang w:val="es-ES"/>
        </w:rPr>
        <w:t>datos tabulares</w:t>
      </w:r>
      <w:r w:rsidRPr="00B60D5F">
        <w:rPr>
          <w:color w:val="333333"/>
        </w:rPr>
        <w:t>?</w:t>
      </w:r>
    </w:p>
    <w:p w:rsidRPr="00B60D5F" w:rsidR="00603F35" w:rsidP="00603F35" w:rsidRDefault="00603F35" w14:paraId="36297CEA" w14:textId="77777777">
      <w:pPr>
        <w:numPr>
          <w:ilvl w:val="1"/>
          <w:numId w:val="17"/>
        </w:numPr>
        <w:spacing w:before="280" w:after="120"/>
        <w:rPr>
          <w:color w:val="333333"/>
          <w:lang w:val="es-ES"/>
        </w:rPr>
      </w:pPr>
      <w:r w:rsidRPr="00AE5089">
        <w:rPr>
          <w:b/>
          <w:bCs/>
          <w:color w:val="333333"/>
          <w:lang w:val="es-ES"/>
        </w:rPr>
        <w:t>Sí</w:t>
      </w:r>
      <w:r>
        <w:rPr>
          <w:color w:val="333333"/>
          <w:lang w:val="es-ES"/>
        </w:rPr>
        <w:t>: Se deben almacenar en bases</w:t>
      </w:r>
      <w:r w:rsidRPr="00B60D5F">
        <w:rPr>
          <w:color w:val="333333"/>
          <w:lang w:val="es-ES"/>
        </w:rPr>
        <w:t xml:space="preserve"> de datos relacionales o de data warehousing tradicionales.</w:t>
      </w:r>
      <w:r>
        <w:rPr>
          <w:color w:val="333333"/>
          <w:lang w:val="es-ES"/>
        </w:rPr>
        <w:t xml:space="preserve"> La mejor estrategia para el consumo de estos es </w:t>
      </w:r>
      <w:r w:rsidRPr="00B60D5F">
        <w:rPr>
          <w:color w:val="333333"/>
          <w:lang w:val="es-ES"/>
        </w:rPr>
        <w:t xml:space="preserve">la habilitación de Herramientas (Tools) o Agentes optimizados con capacidades </w:t>
      </w:r>
      <w:r>
        <w:rPr>
          <w:color w:val="333333"/>
          <w:lang w:val="es-ES"/>
        </w:rPr>
        <w:t xml:space="preserve">de </w:t>
      </w:r>
      <w:r w:rsidRPr="00B60D5F">
        <w:rPr>
          <w:color w:val="333333"/>
          <w:lang w:val="es-ES"/>
        </w:rPr>
        <w:t>Talk to your Data</w:t>
      </w:r>
    </w:p>
    <w:p w:rsidR="00603F35" w:rsidP="00603F35" w:rsidRDefault="00603F35" w14:paraId="70A9E456" w14:textId="77777777">
      <w:pPr>
        <w:numPr>
          <w:ilvl w:val="1"/>
          <w:numId w:val="17"/>
        </w:numPr>
        <w:spacing w:before="280" w:after="120"/>
        <w:rPr>
          <w:color w:val="333333"/>
          <w:lang w:val="es-ES"/>
        </w:rPr>
      </w:pPr>
      <w:r w:rsidRPr="00AE5089">
        <w:rPr>
          <w:b/>
          <w:bCs/>
          <w:color w:val="333333"/>
          <w:lang w:val="es-ES"/>
        </w:rPr>
        <w:t>No</w:t>
      </w:r>
      <w:r w:rsidRPr="00B60D5F">
        <w:rPr>
          <w:color w:val="333333"/>
          <w:lang w:val="es-ES"/>
        </w:rPr>
        <w:t xml:space="preserve">: </w:t>
      </w:r>
      <w:r>
        <w:rPr>
          <w:color w:val="333333"/>
          <w:lang w:val="es-ES"/>
        </w:rPr>
        <w:t>Deben analizarse en diferentes pasos:</w:t>
      </w:r>
    </w:p>
    <w:p w:rsidR="00603F35" w:rsidP="00603F35" w:rsidRDefault="00603F35" w14:paraId="40A9B473" w14:textId="77777777">
      <w:pPr>
        <w:numPr>
          <w:ilvl w:val="2"/>
          <w:numId w:val="17"/>
        </w:numPr>
        <w:spacing w:before="280" w:after="120"/>
        <w:rPr>
          <w:color w:val="333333"/>
          <w:lang w:val="es-ES"/>
        </w:rPr>
      </w:pPr>
      <w:r w:rsidRPr="00AE5089">
        <w:rPr>
          <w:b/>
          <w:bCs/>
          <w:color w:val="333333"/>
          <w:lang w:val="es-ES"/>
        </w:rPr>
        <w:t>Nivel de estructuración</w:t>
      </w:r>
      <w:r>
        <w:rPr>
          <w:color w:val="333333"/>
          <w:lang w:val="es-ES"/>
        </w:rPr>
        <w:t>: Estructurados, semi estructurados y no estructurados</w:t>
      </w:r>
    </w:p>
    <w:p w:rsidRPr="00AE5089" w:rsidR="00603F35" w:rsidP="00603F35" w:rsidRDefault="00603F35" w14:paraId="497C6755" w14:textId="77777777">
      <w:pPr>
        <w:numPr>
          <w:ilvl w:val="2"/>
          <w:numId w:val="17"/>
        </w:numPr>
        <w:spacing w:before="280" w:after="120"/>
        <w:rPr>
          <w:color w:val="333333"/>
          <w:lang w:val="es-ES"/>
        </w:rPr>
      </w:pPr>
      <w:r w:rsidRPr="00AE5089">
        <w:rPr>
          <w:b/>
          <w:bCs/>
          <w:color w:val="333333"/>
          <w:lang w:val="es-ES"/>
        </w:rPr>
        <w:t>Formato de fuente de información de origen</w:t>
      </w:r>
      <w:r>
        <w:rPr>
          <w:color w:val="333333"/>
          <w:lang w:val="es-ES"/>
        </w:rPr>
        <w:t>: Imágenes, texto, audio o video</w:t>
      </w:r>
    </w:p>
    <w:p w:rsidRPr="000805F6" w:rsidR="00603F35" w:rsidP="00603F35" w:rsidRDefault="00603F35" w14:paraId="449513A0" w14:textId="77777777">
      <w:pPr>
        <w:pStyle w:val="Heading4"/>
        <w:rPr>
          <w:lang w:val="es-ES"/>
        </w:rPr>
      </w:pPr>
      <w:r w:rsidRPr="000805F6">
        <w:rPr>
          <w:lang w:val="es-ES"/>
        </w:rPr>
        <w:t>Paso 2: Análisis de Datos No Tabulares e Identificación del Formato</w:t>
      </w:r>
    </w:p>
    <w:p w:rsidRPr="00B60D5F" w:rsidR="00603F35" w:rsidP="00603F35" w:rsidRDefault="00603F35" w14:paraId="261EC29C" w14:textId="77777777">
      <w:pPr>
        <w:spacing w:before="280" w:after="120"/>
        <w:rPr>
          <w:color w:val="333333"/>
          <w:lang w:val="es-ES"/>
        </w:rPr>
      </w:pPr>
      <w:r w:rsidRPr="00B60D5F">
        <w:rPr>
          <w:color w:val="333333"/>
          <w:lang w:val="es-ES"/>
        </w:rPr>
        <w:t>Si los datos son no tabulares, debemos separar los documentos (PDF, Word, TXT)</w:t>
      </w:r>
      <w:r>
        <w:rPr>
          <w:color w:val="333333"/>
          <w:lang w:val="es-ES"/>
        </w:rPr>
        <w:t xml:space="preserve"> </w:t>
      </w:r>
      <w:r w:rsidRPr="00B60D5F">
        <w:rPr>
          <w:color w:val="333333"/>
          <w:lang w:val="es-ES"/>
        </w:rPr>
        <w:t>de los elementos multimedia</w:t>
      </w:r>
      <w:r w:rsidRPr="00360268">
        <w:rPr>
          <w:color w:val="333333"/>
          <w:lang w:val="es-ES"/>
        </w:rPr>
        <w:t xml:space="preserve"> </w:t>
      </w:r>
      <w:r w:rsidRPr="00B60D5F">
        <w:rPr>
          <w:color w:val="333333"/>
          <w:lang w:val="es-ES"/>
        </w:rPr>
        <w:t xml:space="preserve">documentales (Imágenes, Audio, Video) y definir la estrategia de procesamiento </w:t>
      </w:r>
      <w:r>
        <w:rPr>
          <w:color w:val="333333"/>
          <w:lang w:val="es-ES"/>
        </w:rPr>
        <w:t>del contenido multimedia</w:t>
      </w:r>
    </w:p>
    <w:p w:rsidR="00603F35" w:rsidP="00603F35" w:rsidRDefault="00603F35" w14:paraId="051C9A37" w14:textId="77777777">
      <w:pPr>
        <w:spacing w:before="280" w:after="120"/>
        <w:rPr>
          <w:b/>
          <w:bCs/>
          <w:color w:val="333333"/>
          <w:lang w:val="es-ES"/>
        </w:rPr>
      </w:pPr>
      <w:r>
        <w:rPr>
          <w:b/>
          <w:bCs/>
          <w:color w:val="333333"/>
          <w:lang w:val="es-ES"/>
        </w:rPr>
        <w:t>Estrategias de procesamiento de contenido multimedia</w:t>
      </w:r>
      <w:r>
        <w:rPr>
          <w:b/>
          <w:bCs/>
          <w:color w:val="333333"/>
          <w:lang w:val="es-ES"/>
        </w:rPr>
        <w:br/>
      </w:r>
    </w:p>
    <w:p w:rsidRPr="002E7D3B" w:rsidR="00603F35" w:rsidP="00603F35" w:rsidRDefault="00603F35" w14:paraId="3554E4A8" w14:textId="77777777">
      <w:pPr>
        <w:spacing w:before="280" w:after="120"/>
        <w:rPr>
          <w:color w:val="333333"/>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4454"/>
        <w:gridCol w:w="3015"/>
      </w:tblGrid>
      <w:tr w:rsidRPr="00B60D5F" w:rsidR="00603F35" w14:paraId="5D538A1F"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4044A" w:rsidR="00603F35" w:rsidRDefault="00603F35" w14:paraId="14D4CF1C" w14:textId="77777777">
            <w:pPr>
              <w:spacing w:before="280" w:after="120"/>
              <w:rPr>
                <w:color w:val="333333"/>
                <w:lang w:val="es-ES"/>
              </w:rPr>
            </w:pPr>
            <w:r w:rsidRPr="0024044A">
              <w:rPr>
                <w:color w:val="333333"/>
                <w:lang w:val="es-ES"/>
              </w:rPr>
              <w:t>Estrategia</w:t>
            </w:r>
          </w:p>
        </w:tc>
        <w:tc>
          <w:tcPr>
            <w:tcW w:w="0" w:type="auto"/>
            <w:tcBorders>
              <w:top w:val="single" w:color="auto" w:sz="6" w:space="0"/>
              <w:left w:val="single" w:color="auto" w:sz="6" w:space="0"/>
              <w:bottom w:val="single" w:color="auto" w:sz="6" w:space="0"/>
              <w:right w:val="single" w:color="auto" w:sz="6" w:space="0"/>
            </w:tcBorders>
            <w:vAlign w:val="center"/>
            <w:hideMark/>
          </w:tcPr>
          <w:p w:rsidRPr="0024044A" w:rsidR="00603F35" w:rsidRDefault="00603F35" w14:paraId="431A22FD" w14:textId="77777777">
            <w:pPr>
              <w:spacing w:before="280" w:after="120"/>
              <w:rPr>
                <w:b/>
                <w:bCs/>
                <w:color w:val="333333"/>
                <w:lang w:val="es-ES"/>
              </w:rPr>
            </w:pPr>
            <w:r w:rsidRPr="0024044A">
              <w:rPr>
                <w:b/>
                <w:bCs/>
                <w:color w:val="333333"/>
                <w:lang w:val="es-ES"/>
              </w:rPr>
              <w:t xml:space="preserve">Preprocesamiento </w:t>
            </w:r>
          </w:p>
        </w:tc>
        <w:tc>
          <w:tcPr>
            <w:tcW w:w="0" w:type="auto"/>
            <w:tcBorders>
              <w:top w:val="single" w:color="auto" w:sz="6" w:space="0"/>
              <w:left w:val="single" w:color="auto" w:sz="6" w:space="0"/>
              <w:bottom w:val="single" w:color="auto" w:sz="6" w:space="0"/>
              <w:right w:val="single" w:color="auto" w:sz="6" w:space="0"/>
            </w:tcBorders>
            <w:vAlign w:val="center"/>
            <w:hideMark/>
          </w:tcPr>
          <w:p w:rsidRPr="00360268" w:rsidR="00603F35" w:rsidRDefault="00603F35" w14:paraId="5CBD1821" w14:textId="77777777">
            <w:pPr>
              <w:spacing w:before="280" w:after="120"/>
              <w:rPr>
                <w:b/>
                <w:bCs/>
                <w:color w:val="333333"/>
                <w:lang w:val="es-ES"/>
              </w:rPr>
            </w:pPr>
            <w:r w:rsidRPr="00360268">
              <w:rPr>
                <w:b/>
                <w:bCs/>
                <w:color w:val="333333"/>
                <w:lang w:val="es-ES"/>
              </w:rPr>
              <w:t xml:space="preserve">Procesamiento Dinámico </w:t>
            </w:r>
          </w:p>
        </w:tc>
      </w:tr>
      <w:tr w:rsidRPr="00C16AD2" w:rsidR="00603F35" w14:paraId="5CD3E5C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4044A" w:rsidR="00603F35" w:rsidRDefault="00603F35" w14:paraId="68E6A2D2" w14:textId="77777777">
            <w:pPr>
              <w:spacing w:before="280" w:after="120"/>
              <w:rPr>
                <w:color w:val="333333"/>
                <w:lang w:val="es-ES"/>
              </w:rPr>
            </w:pPr>
            <w:r w:rsidRPr="0024044A">
              <w:rPr>
                <w:color w:val="333333"/>
                <w:lang w:val="es-ES"/>
              </w:rPr>
              <w:t>¿En qué consiste?</w:t>
            </w:r>
          </w:p>
        </w:tc>
        <w:tc>
          <w:tcPr>
            <w:tcW w:w="0" w:type="auto"/>
            <w:tcBorders>
              <w:top w:val="single" w:color="auto" w:sz="6" w:space="0"/>
              <w:left w:val="single" w:color="auto" w:sz="6" w:space="0"/>
              <w:bottom w:val="single" w:color="auto" w:sz="6" w:space="0"/>
              <w:right w:val="single" w:color="auto" w:sz="6" w:space="0"/>
            </w:tcBorders>
            <w:vAlign w:val="center"/>
            <w:hideMark/>
          </w:tcPr>
          <w:p w:rsidRPr="00B60D5F" w:rsidR="00603F35" w:rsidRDefault="00603F35" w14:paraId="73015124" w14:textId="77777777">
            <w:pPr>
              <w:spacing w:before="280" w:after="120"/>
              <w:rPr>
                <w:color w:val="333333"/>
                <w:lang w:val="es-ES"/>
              </w:rPr>
            </w:pPr>
            <w:r w:rsidRPr="00B60D5F">
              <w:rPr>
                <w:color w:val="333333"/>
                <w:lang w:val="es-ES"/>
              </w:rPr>
              <w:t>Transformar previamente</w:t>
            </w:r>
            <w:r>
              <w:rPr>
                <w:color w:val="333333"/>
                <w:lang w:val="es-ES"/>
              </w:rPr>
              <w:t xml:space="preserve"> el contenido multimedia</w:t>
            </w:r>
            <w:r w:rsidRPr="00B60D5F">
              <w:rPr>
                <w:color w:val="333333"/>
                <w:lang w:val="es-ES"/>
              </w:rPr>
              <w:t xml:space="preserve"> </w:t>
            </w:r>
            <w:r>
              <w:rPr>
                <w:color w:val="333333"/>
                <w:lang w:val="es-ES"/>
              </w:rPr>
              <w:t>(</w:t>
            </w:r>
            <w:r w:rsidRPr="00B60D5F">
              <w:rPr>
                <w:color w:val="333333"/>
                <w:lang w:val="es-ES"/>
              </w:rPr>
              <w:t>audios</w:t>
            </w:r>
            <w:r>
              <w:rPr>
                <w:color w:val="333333"/>
                <w:lang w:val="es-ES"/>
              </w:rPr>
              <w:t>, videos e imágenes)</w:t>
            </w:r>
            <w:r w:rsidRPr="00B60D5F">
              <w:rPr>
                <w:color w:val="333333"/>
                <w:lang w:val="es-ES"/>
              </w:rPr>
              <w:t xml:space="preserve"> a texto </w:t>
            </w:r>
            <w:r>
              <w:rPr>
                <w:color w:val="333333"/>
                <w:lang w:val="es-ES"/>
              </w:rPr>
              <w:t>ya sea mediante transcripción del contenido de los mismos o mediante su interpretación (a definir según el caso e información de entrada)</w:t>
            </w:r>
          </w:p>
        </w:tc>
        <w:tc>
          <w:tcPr>
            <w:tcW w:w="0" w:type="auto"/>
            <w:tcBorders>
              <w:top w:val="single" w:color="auto" w:sz="6" w:space="0"/>
              <w:left w:val="single" w:color="auto" w:sz="6" w:space="0"/>
              <w:bottom w:val="single" w:color="auto" w:sz="6" w:space="0"/>
              <w:right w:val="single" w:color="auto" w:sz="6" w:space="0"/>
            </w:tcBorders>
            <w:vAlign w:val="center"/>
            <w:hideMark/>
          </w:tcPr>
          <w:p w:rsidRPr="00B60D5F" w:rsidR="00603F35" w:rsidRDefault="00603F35" w14:paraId="1492BFC7" w14:textId="77777777">
            <w:pPr>
              <w:spacing w:before="280" w:after="120"/>
              <w:rPr>
                <w:color w:val="333333"/>
                <w:lang w:val="es-ES"/>
              </w:rPr>
            </w:pPr>
            <w:r w:rsidRPr="00B60D5F">
              <w:rPr>
                <w:color w:val="333333"/>
                <w:lang w:val="es-ES"/>
              </w:rPr>
              <w:t>Pasar el archivo original (imagen/audio) directamente a un modelo multimodal en tiempo real.</w:t>
            </w:r>
          </w:p>
        </w:tc>
      </w:tr>
      <w:tr w:rsidRPr="00C16AD2" w:rsidR="00603F35" w14:paraId="11340BA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4044A" w:rsidR="00603F35" w:rsidRDefault="00603F35" w14:paraId="4822A469" w14:textId="77777777">
            <w:pPr>
              <w:spacing w:before="280" w:after="120"/>
              <w:rPr>
                <w:color w:val="333333"/>
                <w:lang w:val="es-ES"/>
              </w:rPr>
            </w:pPr>
            <w:r w:rsidRPr="0024044A">
              <w:rPr>
                <w:color w:val="333333"/>
                <w:lang w:val="es-ES"/>
              </w:rPr>
              <w:t>Ventajas</w:t>
            </w:r>
          </w:p>
        </w:tc>
        <w:tc>
          <w:tcPr>
            <w:tcW w:w="0" w:type="auto"/>
            <w:tcBorders>
              <w:top w:val="single" w:color="auto" w:sz="6" w:space="0"/>
              <w:left w:val="single" w:color="auto" w:sz="6" w:space="0"/>
              <w:bottom w:val="single" w:color="auto" w:sz="6" w:space="0"/>
              <w:right w:val="single" w:color="auto" w:sz="6" w:space="0"/>
            </w:tcBorders>
            <w:vAlign w:val="center"/>
            <w:hideMark/>
          </w:tcPr>
          <w:p w:rsidRPr="00B60D5F" w:rsidR="00603F35" w:rsidRDefault="00603F35" w14:paraId="740A34EC" w14:textId="77777777">
            <w:pPr>
              <w:spacing w:before="280" w:after="120"/>
              <w:rPr>
                <w:color w:val="333333"/>
                <w:lang w:val="es-ES"/>
              </w:rPr>
            </w:pPr>
            <w:r w:rsidRPr="00B60D5F">
              <w:rPr>
                <w:color w:val="333333"/>
                <w:lang w:val="es-ES"/>
              </w:rPr>
              <w:t>•Menor coste.</w:t>
            </w:r>
          </w:p>
          <w:p w:rsidRPr="00B60D5F" w:rsidR="00603F35" w:rsidRDefault="00603F35" w14:paraId="469D2756" w14:textId="77777777">
            <w:pPr>
              <w:spacing w:before="280" w:after="120"/>
              <w:rPr>
                <w:color w:val="333333"/>
                <w:lang w:val="es-ES"/>
              </w:rPr>
            </w:pPr>
            <w:r w:rsidRPr="00B60D5F">
              <w:rPr>
                <w:color w:val="333333"/>
                <w:lang w:val="es-ES"/>
              </w:rPr>
              <w:t xml:space="preserve">• Menor </w:t>
            </w:r>
            <w:r>
              <w:rPr>
                <w:color w:val="333333"/>
                <w:lang w:val="es-ES"/>
              </w:rPr>
              <w:t>latencia</w:t>
            </w:r>
          </w:p>
          <w:p w:rsidRPr="00B60D5F" w:rsidR="00603F35" w:rsidRDefault="00603F35" w14:paraId="15FAF3C6" w14:textId="77777777">
            <w:pPr>
              <w:spacing w:before="280" w:after="120"/>
              <w:rPr>
                <w:color w:val="333333"/>
                <w:lang w:val="es-ES"/>
              </w:rPr>
            </w:pPr>
            <w:r w:rsidRPr="00B60D5F">
              <w:rPr>
                <w:color w:val="333333"/>
                <w:lang w:val="es-ES"/>
              </w:rPr>
              <w:t xml:space="preserve">• </w:t>
            </w:r>
            <w:r>
              <w:rPr>
                <w:color w:val="333333"/>
                <w:lang w:val="es-ES"/>
              </w:rPr>
              <w:t xml:space="preserve">Mayor </w:t>
            </w:r>
            <w:r w:rsidRPr="00B60D5F">
              <w:rPr>
                <w:color w:val="333333"/>
                <w:lang w:val="es-ES"/>
              </w:rPr>
              <w:t>auditabilidad y consistencia en los logs (es fácil trazar qué leyó el modelo).</w:t>
            </w:r>
          </w:p>
        </w:tc>
        <w:tc>
          <w:tcPr>
            <w:tcW w:w="0" w:type="auto"/>
            <w:tcBorders>
              <w:top w:val="single" w:color="auto" w:sz="6" w:space="0"/>
              <w:left w:val="single" w:color="auto" w:sz="6" w:space="0"/>
              <w:bottom w:val="single" w:color="auto" w:sz="6" w:space="0"/>
              <w:right w:val="single" w:color="auto" w:sz="6" w:space="0"/>
            </w:tcBorders>
            <w:vAlign w:val="center"/>
            <w:hideMark/>
          </w:tcPr>
          <w:p w:rsidRPr="00B60D5F" w:rsidR="00603F35" w:rsidRDefault="00603F35" w14:paraId="5766AB20" w14:textId="77777777">
            <w:pPr>
              <w:spacing w:before="280" w:after="120"/>
              <w:rPr>
                <w:color w:val="333333"/>
                <w:lang w:val="es-ES"/>
              </w:rPr>
            </w:pPr>
            <w:r w:rsidRPr="00B60D5F">
              <w:rPr>
                <w:color w:val="333333"/>
                <w:lang w:val="es-ES"/>
              </w:rPr>
              <w:t>• Respuestas más diversas y precisas.</w:t>
            </w:r>
          </w:p>
          <w:p w:rsidRPr="00B60D5F" w:rsidR="00603F35" w:rsidRDefault="00603F35" w14:paraId="18BFCD4F" w14:textId="77777777">
            <w:pPr>
              <w:spacing w:before="280" w:after="120"/>
              <w:rPr>
                <w:color w:val="333333"/>
                <w:lang w:val="es-ES"/>
              </w:rPr>
            </w:pPr>
            <w:r w:rsidRPr="00B60D5F">
              <w:rPr>
                <w:color w:val="333333"/>
                <w:lang w:val="es-ES"/>
              </w:rPr>
              <w:t xml:space="preserve">• No se pierde contexto sutil </w:t>
            </w:r>
            <w:r>
              <w:rPr>
                <w:color w:val="333333"/>
                <w:lang w:val="es-ES"/>
              </w:rPr>
              <w:t xml:space="preserve">por una mala definición del contenido relevante de inicio </w:t>
            </w:r>
            <w:r w:rsidRPr="00B60D5F">
              <w:rPr>
                <w:color w:val="333333"/>
                <w:lang w:val="es-ES"/>
              </w:rPr>
              <w:t>(matices de voz, detalles visuales pequeños).</w:t>
            </w:r>
          </w:p>
        </w:tc>
      </w:tr>
      <w:tr w:rsidRPr="00C16AD2" w:rsidR="00603F35" w14:paraId="541DBB3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4044A" w:rsidR="00603F35" w:rsidRDefault="00603F35" w14:paraId="14AF7869" w14:textId="77777777">
            <w:pPr>
              <w:spacing w:before="280" w:after="120"/>
              <w:rPr>
                <w:color w:val="333333"/>
                <w:lang w:val="es-ES"/>
              </w:rPr>
            </w:pPr>
            <w:r w:rsidRPr="0024044A">
              <w:rPr>
                <w:color w:val="333333"/>
                <w:lang w:val="es-ES"/>
              </w:rPr>
              <w:t>Desventajas</w:t>
            </w:r>
          </w:p>
        </w:tc>
        <w:tc>
          <w:tcPr>
            <w:tcW w:w="0" w:type="auto"/>
            <w:tcBorders>
              <w:top w:val="single" w:color="auto" w:sz="6" w:space="0"/>
              <w:left w:val="single" w:color="auto" w:sz="6" w:space="0"/>
              <w:bottom w:val="single" w:color="auto" w:sz="6" w:space="0"/>
              <w:right w:val="single" w:color="auto" w:sz="6" w:space="0"/>
            </w:tcBorders>
            <w:vAlign w:val="center"/>
            <w:hideMark/>
          </w:tcPr>
          <w:p w:rsidR="00603F35" w:rsidRDefault="00603F35" w14:paraId="2AAB01DA" w14:textId="77777777">
            <w:pPr>
              <w:spacing w:before="280" w:after="120"/>
              <w:rPr>
                <w:color w:val="333333"/>
                <w:lang w:val="es-ES"/>
              </w:rPr>
            </w:pPr>
            <w:r w:rsidRPr="00B60D5F">
              <w:rPr>
                <w:color w:val="333333"/>
                <w:lang w:val="es-ES"/>
              </w:rPr>
              <w:t xml:space="preserve">• </w:t>
            </w:r>
            <w:r>
              <w:rPr>
                <w:color w:val="333333"/>
                <w:lang w:val="es-ES"/>
              </w:rPr>
              <w:t>Criticidad es la correcta definición de la información relevante de origen</w:t>
            </w:r>
          </w:p>
          <w:p w:rsidR="00603F35" w:rsidRDefault="00603F35" w14:paraId="7D72DA63" w14:textId="77777777">
            <w:pPr>
              <w:spacing w:before="280" w:after="120"/>
              <w:rPr>
                <w:color w:val="333333"/>
                <w:lang w:val="es-ES"/>
              </w:rPr>
            </w:pPr>
            <w:r w:rsidRPr="00B60D5F">
              <w:rPr>
                <w:color w:val="333333"/>
                <w:lang w:val="es-ES"/>
              </w:rPr>
              <w:t>• Pérdida potencial de matices no verbales o visuales secundarios.</w:t>
            </w:r>
          </w:p>
          <w:p w:rsidR="00603F35" w:rsidRDefault="00603F35" w14:paraId="3A311222" w14:textId="77777777">
            <w:pPr>
              <w:spacing w:before="280" w:after="120"/>
              <w:rPr>
                <w:color w:val="333333"/>
                <w:lang w:val="es-ES"/>
              </w:rPr>
            </w:pPr>
            <w:r w:rsidRPr="00B60D5F">
              <w:rPr>
                <w:color w:val="333333"/>
                <w:lang w:val="es-ES"/>
              </w:rPr>
              <w:t xml:space="preserve">• </w:t>
            </w:r>
            <w:r>
              <w:rPr>
                <w:color w:val="333333"/>
                <w:lang w:val="es-ES"/>
              </w:rPr>
              <w:t>No siempre es generalizable la información a extraer y puede aumentar mucho las necesidades de almacenamiento</w:t>
            </w:r>
          </w:p>
          <w:p w:rsidRPr="00B60D5F" w:rsidR="00603F35" w:rsidRDefault="00603F35" w14:paraId="07917A19" w14:textId="77777777">
            <w:pPr>
              <w:spacing w:before="280" w:after="120"/>
              <w:rPr>
                <w:color w:val="333333"/>
                <w:lang w:val="es-ES"/>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B60D5F" w:rsidR="00603F35" w:rsidRDefault="00603F35" w14:paraId="7305B917" w14:textId="77777777">
            <w:pPr>
              <w:spacing w:before="280" w:after="120"/>
              <w:rPr>
                <w:color w:val="333333"/>
                <w:lang w:val="es-ES"/>
              </w:rPr>
            </w:pPr>
            <w:r w:rsidRPr="00B60D5F">
              <w:rPr>
                <w:color w:val="333333"/>
                <w:lang w:val="es-ES"/>
              </w:rPr>
              <w:t>• Costes muy elevados.</w:t>
            </w:r>
          </w:p>
          <w:p w:rsidRPr="00B60D5F" w:rsidR="00603F35" w:rsidRDefault="00603F35" w14:paraId="3D9AA769" w14:textId="77777777">
            <w:pPr>
              <w:spacing w:before="280" w:after="120"/>
              <w:rPr>
                <w:color w:val="333333"/>
                <w:lang w:val="es-ES"/>
              </w:rPr>
            </w:pPr>
            <w:r w:rsidRPr="00B60D5F">
              <w:rPr>
                <w:color w:val="333333"/>
                <w:lang w:val="es-ES"/>
              </w:rPr>
              <w:t>• Mayor latencia.</w:t>
            </w:r>
          </w:p>
          <w:p w:rsidRPr="00B60D5F" w:rsidR="00603F35" w:rsidRDefault="00603F35" w14:paraId="71152AF4" w14:textId="77777777">
            <w:pPr>
              <w:spacing w:before="280" w:after="120"/>
              <w:rPr>
                <w:color w:val="333333"/>
                <w:lang w:val="es-ES"/>
              </w:rPr>
            </w:pPr>
            <w:r w:rsidRPr="00B60D5F">
              <w:rPr>
                <w:color w:val="333333"/>
                <w:lang w:val="es-ES"/>
              </w:rPr>
              <w:t xml:space="preserve">• </w:t>
            </w:r>
            <w:r>
              <w:rPr>
                <w:color w:val="333333"/>
                <w:lang w:val="es-ES"/>
              </w:rPr>
              <w:t>Aumenta la dificultad de auditabilidad y trazabilidad</w:t>
            </w:r>
          </w:p>
        </w:tc>
      </w:tr>
    </w:tbl>
    <w:p w:rsidRPr="00B60D5F" w:rsidR="00603F35" w:rsidP="00603F35" w:rsidRDefault="00603F35" w14:paraId="13A502E2" w14:textId="77777777">
      <w:pPr>
        <w:spacing w:before="280" w:after="120"/>
        <w:rPr>
          <w:color w:val="333333"/>
          <w:lang w:val="es-ES"/>
        </w:rPr>
      </w:pPr>
      <w:r w:rsidRPr="0024044A">
        <w:rPr>
          <w:b/>
          <w:bCs/>
          <w:color w:val="333333"/>
          <w:lang w:val="es-ES"/>
        </w:rPr>
        <w:t>Consejo</w:t>
      </w:r>
      <w:r w:rsidRPr="00B60D5F">
        <w:rPr>
          <w:color w:val="333333"/>
          <w:lang w:val="es-ES"/>
        </w:rPr>
        <w:t xml:space="preserve">: </w:t>
      </w:r>
      <w:r>
        <w:rPr>
          <w:color w:val="333333"/>
          <w:lang w:val="es-ES"/>
        </w:rPr>
        <w:t>Siempre es conveniente analizar las</w:t>
      </w:r>
      <w:r w:rsidRPr="00B60D5F">
        <w:rPr>
          <w:color w:val="333333"/>
          <w:lang w:val="es-ES"/>
        </w:rPr>
        <w:t xml:space="preserve"> preguntas más frecuentes (</w:t>
      </w:r>
      <w:r>
        <w:rPr>
          <w:color w:val="333333"/>
          <w:lang w:val="es-ES"/>
        </w:rPr>
        <w:t>Golden Questions</w:t>
      </w:r>
      <w:r w:rsidRPr="00B60D5F">
        <w:rPr>
          <w:color w:val="333333"/>
          <w:lang w:val="es-ES"/>
        </w:rPr>
        <w:t>) de los usuarios y su variabilidad</w:t>
      </w:r>
      <w:r>
        <w:rPr>
          <w:color w:val="333333"/>
          <w:lang w:val="es-ES"/>
        </w:rPr>
        <w:t xml:space="preserve"> como un punto de partida (aunque no siempre explican plenamente las necesidades reales)</w:t>
      </w:r>
      <w:r w:rsidRPr="00B60D5F">
        <w:rPr>
          <w:color w:val="333333"/>
          <w:lang w:val="es-ES"/>
        </w:rPr>
        <w:t xml:space="preserve">. </w:t>
      </w:r>
      <w:r>
        <w:rPr>
          <w:color w:val="333333"/>
          <w:lang w:val="es-ES"/>
        </w:rPr>
        <w:t xml:space="preserve">Por lo general si las preguntas del usuario son muy variadas en la información clave a extraer de las imágenes o para ellos es de gran relevancia la interpretabilidad de estas entonces es mejor el procesamiento dinámico para el resto de los casos se recomendará el preprocesamiento. </w:t>
      </w:r>
    </w:p>
    <w:p w:rsidRPr="00B60D5F" w:rsidR="00603F35" w:rsidP="00603F35" w:rsidRDefault="00256991" w14:paraId="3C6C44E9" w14:textId="77777777">
      <w:pPr>
        <w:spacing w:before="280" w:after="120"/>
        <w:rPr>
          <w:color w:val="333333"/>
        </w:rPr>
      </w:pPr>
      <w:r>
        <w:rPr>
          <w:noProof/>
          <w:color w:val="333333"/>
        </w:rPr>
        <w:pict w14:anchorId="4466FB7F">
          <v:rect id="_x0000_i1025" style="width:427.85pt;height:.05pt" o:hr="t" o:hrstd="t" o:hrpct="948" o:hralign="center" fillcolor="#a0a0a0" stroked="f"/>
        </w:pict>
      </w:r>
    </w:p>
    <w:p w:rsidRPr="000805F6" w:rsidR="00603F35" w:rsidP="00603F35" w:rsidRDefault="00603F35" w14:paraId="209C69F3" w14:textId="77777777">
      <w:pPr>
        <w:pStyle w:val="Heading4"/>
        <w:rPr>
          <w:lang w:val="es-ES"/>
        </w:rPr>
      </w:pPr>
      <w:r w:rsidRPr="000805F6">
        <w:rPr>
          <w:lang w:val="es-ES"/>
        </w:rPr>
        <w:t>Paso 3: Pipeline Especializado para Documentos</w:t>
      </w:r>
    </w:p>
    <w:p w:rsidR="00603F35" w:rsidP="00603F35" w:rsidRDefault="00603F35" w14:paraId="2B9957CF" w14:textId="77777777">
      <w:pPr>
        <w:spacing w:before="280" w:after="120"/>
        <w:rPr>
          <w:color w:val="333333"/>
          <w:lang w:val="es-ES"/>
        </w:rPr>
      </w:pPr>
      <w:r w:rsidRPr="00B60D5F">
        <w:rPr>
          <w:color w:val="333333"/>
          <w:lang w:val="es-ES"/>
        </w:rPr>
        <w:t xml:space="preserve">Si en el paso anterior confirmamos que </w:t>
      </w:r>
      <w:r>
        <w:rPr>
          <w:color w:val="333333"/>
          <w:lang w:val="es-ES"/>
        </w:rPr>
        <w:t>se trabajará con archivos documentales</w:t>
      </w:r>
      <w:r w:rsidRPr="00B60D5F">
        <w:rPr>
          <w:color w:val="333333"/>
          <w:lang w:val="es-ES"/>
        </w:rPr>
        <w:t xml:space="preserve">, </w:t>
      </w:r>
      <w:r>
        <w:rPr>
          <w:color w:val="333333"/>
          <w:lang w:val="es-ES"/>
        </w:rPr>
        <w:t>entonces, a</w:t>
      </w:r>
      <w:r w:rsidRPr="00B60D5F">
        <w:rPr>
          <w:color w:val="333333"/>
          <w:lang w:val="es-ES"/>
        </w:rPr>
        <w:t xml:space="preserve">ntes de tocar código, </w:t>
      </w:r>
      <w:r>
        <w:rPr>
          <w:color w:val="333333"/>
          <w:lang w:val="es-ES"/>
        </w:rPr>
        <w:t>se recomienda</w:t>
      </w:r>
      <w:r w:rsidRPr="00B60D5F">
        <w:rPr>
          <w:color w:val="333333"/>
          <w:lang w:val="es-ES"/>
        </w:rPr>
        <w:t xml:space="preserve"> realizar un análisis previo de:</w:t>
      </w:r>
    </w:p>
    <w:p w:rsidR="00603F35" w:rsidP="00603F35" w:rsidRDefault="00603F35" w14:paraId="34CA7372" w14:textId="77777777">
      <w:pPr>
        <w:pStyle w:val="ListParagraph"/>
        <w:numPr>
          <w:ilvl w:val="0"/>
          <w:numId w:val="21"/>
        </w:numPr>
        <w:spacing w:before="280" w:after="120"/>
        <w:rPr>
          <w:color w:val="333333"/>
          <w:lang w:val="es-ES"/>
        </w:rPr>
      </w:pPr>
      <w:r>
        <w:rPr>
          <w:color w:val="333333"/>
          <w:lang w:val="es-ES"/>
        </w:rPr>
        <w:t>V</w:t>
      </w:r>
      <w:r w:rsidRPr="0024044A">
        <w:rPr>
          <w:color w:val="333333"/>
          <w:lang w:val="es-ES"/>
        </w:rPr>
        <w:t>ariabilidad de los documentos, temáticas</w:t>
      </w:r>
      <w:r>
        <w:rPr>
          <w:color w:val="333333"/>
          <w:lang w:val="es-ES"/>
        </w:rPr>
        <w:t xml:space="preserve"> y</w:t>
      </w:r>
      <w:r w:rsidRPr="0024044A">
        <w:rPr>
          <w:color w:val="333333"/>
          <w:lang w:val="es-ES"/>
        </w:rPr>
        <w:t xml:space="preserve"> taxonomías existentes</w:t>
      </w:r>
    </w:p>
    <w:p w:rsidR="00603F35" w:rsidP="00603F35" w:rsidRDefault="00603F35" w14:paraId="55BBAEAF" w14:textId="77777777">
      <w:pPr>
        <w:pStyle w:val="ListParagraph"/>
        <w:numPr>
          <w:ilvl w:val="0"/>
          <w:numId w:val="21"/>
        </w:numPr>
        <w:spacing w:before="280" w:after="120"/>
        <w:rPr>
          <w:color w:val="333333"/>
          <w:lang w:val="es-ES"/>
        </w:rPr>
      </w:pPr>
      <w:r w:rsidRPr="0024044A">
        <w:rPr>
          <w:color w:val="333333"/>
          <w:lang w:val="es-ES"/>
        </w:rPr>
        <w:t xml:space="preserve"> </w:t>
      </w:r>
      <w:r>
        <w:rPr>
          <w:color w:val="333333"/>
          <w:lang w:val="es-ES"/>
        </w:rPr>
        <w:t>Identificación de la i</w:t>
      </w:r>
      <w:r w:rsidRPr="0024044A">
        <w:rPr>
          <w:color w:val="333333"/>
          <w:lang w:val="es-ES"/>
        </w:rPr>
        <w:t xml:space="preserve">nformación clave (metadatos) </w:t>
      </w:r>
      <w:r>
        <w:rPr>
          <w:color w:val="333333"/>
          <w:lang w:val="es-ES"/>
        </w:rPr>
        <w:t>de los documentos</w:t>
      </w:r>
    </w:p>
    <w:p w:rsidRPr="0024044A" w:rsidR="00603F35" w:rsidP="00603F35" w:rsidRDefault="00603F35" w14:paraId="1C295A59" w14:textId="77777777">
      <w:pPr>
        <w:pStyle w:val="ListParagraph"/>
        <w:numPr>
          <w:ilvl w:val="0"/>
          <w:numId w:val="21"/>
        </w:numPr>
        <w:spacing w:before="280" w:after="120"/>
        <w:rPr>
          <w:color w:val="333333"/>
          <w:lang w:val="es-ES"/>
        </w:rPr>
      </w:pPr>
      <w:r w:rsidRPr="0024044A">
        <w:rPr>
          <w:color w:val="333333"/>
          <w:lang w:val="es-ES"/>
        </w:rPr>
        <w:t xml:space="preserve"> </w:t>
      </w:r>
      <w:r>
        <w:rPr>
          <w:color w:val="333333"/>
          <w:lang w:val="es-ES"/>
        </w:rPr>
        <w:t>V</w:t>
      </w:r>
      <w:r w:rsidRPr="0024044A">
        <w:rPr>
          <w:color w:val="333333"/>
          <w:lang w:val="es-ES"/>
        </w:rPr>
        <w:t>ariedad/frecuencia de las consultas de los usuarios.</w:t>
      </w:r>
    </w:p>
    <w:p w:rsidRPr="00B60D5F" w:rsidR="00603F35" w:rsidP="00603F35" w:rsidRDefault="00603F35" w14:paraId="797BDBF3" w14:textId="77777777">
      <w:pPr>
        <w:spacing w:before="280" w:after="120"/>
        <w:rPr>
          <w:color w:val="333333"/>
          <w:lang w:val="es-ES"/>
        </w:rPr>
      </w:pPr>
      <w:r>
        <w:rPr>
          <w:color w:val="333333"/>
          <w:lang w:val="es-ES"/>
        </w:rPr>
        <w:t>Tras este análisis</w:t>
      </w:r>
      <w:r w:rsidRPr="00B60D5F">
        <w:rPr>
          <w:color w:val="333333"/>
          <w:lang w:val="es-ES"/>
        </w:rPr>
        <w:t xml:space="preserve">, </w:t>
      </w:r>
      <w:r>
        <w:rPr>
          <w:color w:val="333333"/>
          <w:lang w:val="es-ES"/>
        </w:rPr>
        <w:t>llevaremos a cabo los siguientes pasos</w:t>
      </w:r>
    </w:p>
    <w:p w:rsidRPr="000805F6" w:rsidR="00603F35" w:rsidP="00603F35" w:rsidRDefault="00603F35" w14:paraId="1FB1EE64" w14:textId="77777777">
      <w:pPr>
        <w:pStyle w:val="ListParagraph"/>
        <w:numPr>
          <w:ilvl w:val="0"/>
          <w:numId w:val="22"/>
        </w:numPr>
        <w:spacing w:before="280" w:after="120"/>
        <w:rPr>
          <w:b/>
          <w:bCs/>
          <w:color w:val="333333"/>
          <w:lang w:val="es-ES"/>
        </w:rPr>
      </w:pPr>
      <w:r w:rsidRPr="000805F6">
        <w:rPr>
          <w:b/>
          <w:bCs/>
          <w:color w:val="333333"/>
          <w:lang w:val="es-ES"/>
        </w:rPr>
        <w:t>Decisión de la Base de Datos Óptima (Arquitectura de Conocimiento)</w:t>
      </w:r>
    </w:p>
    <w:p w:rsidRPr="00B60D5F" w:rsidR="00603F35" w:rsidP="00603F35" w:rsidRDefault="00603F35" w14:paraId="08134893" w14:textId="77777777">
      <w:pPr>
        <w:spacing w:before="280" w:after="120"/>
        <w:ind w:left="360"/>
        <w:rPr>
          <w:color w:val="333333"/>
          <w:lang w:val="es-ES"/>
        </w:rPr>
      </w:pPr>
      <w:r w:rsidRPr="00B60D5F">
        <w:rPr>
          <w:color w:val="333333"/>
          <w:lang w:val="es-ES"/>
        </w:rPr>
        <w:t>Dependiendo de la complejidad y conectividad de la información, elegimos el paradigma de recuperación:</w:t>
      </w:r>
    </w:p>
    <w:p w:rsidRPr="00B60D5F" w:rsidR="00603F35" w:rsidP="00603F35" w:rsidRDefault="00603F35" w14:paraId="66D3E580" w14:textId="77777777">
      <w:pPr>
        <w:numPr>
          <w:ilvl w:val="0"/>
          <w:numId w:val="18"/>
        </w:numPr>
        <w:tabs>
          <w:tab w:val="clear" w:pos="720"/>
          <w:tab w:val="num" w:pos="1080"/>
        </w:tabs>
        <w:spacing w:before="280" w:after="120"/>
        <w:ind w:left="1080"/>
        <w:rPr>
          <w:color w:val="333333"/>
        </w:rPr>
      </w:pPr>
      <w:r w:rsidRPr="4E2FC73D" w:rsidR="1E79C626">
        <w:rPr>
          <w:b w:val="1"/>
          <w:bCs w:val="1"/>
          <w:color w:val="333333"/>
          <w:lang w:val="es-ES"/>
        </w:rPr>
        <w:t>RAG (Retrieval-Augmented Generation) Tradicional</w:t>
      </w:r>
      <w:r w:rsidRPr="4E2FC73D" w:rsidR="1E79C626">
        <w:rPr>
          <w:color w:val="333333"/>
          <w:lang w:val="es-ES"/>
        </w:rPr>
        <w:t xml:space="preserve">: Ideal si las consultas son directas ("búsqueda de aguja en un pajar") y los documentos son independientes entre sí. </w:t>
      </w:r>
      <w:commentRangeStart w:id="617360649"/>
      <w:r w:rsidRPr="4E2FC73D" w:rsidR="1E79C626">
        <w:rPr>
          <w:color w:val="333333"/>
        </w:rPr>
        <w:t xml:space="preserve">Se </w:t>
      </w:r>
      <w:r w:rsidRPr="4E2FC73D" w:rsidR="1E79C626">
        <w:rPr>
          <w:color w:val="333333"/>
          <w:lang w:val="es-ES"/>
        </w:rPr>
        <w:t>basa en</w:t>
      </w:r>
      <w:r w:rsidRPr="4E2FC73D" w:rsidR="1E79C626">
        <w:rPr>
          <w:color w:val="333333"/>
        </w:rPr>
        <w:t xml:space="preserve"> similitud vectorial pura.</w:t>
      </w:r>
      <w:commentRangeEnd w:id="617360649"/>
      <w:r>
        <w:rPr>
          <w:rStyle w:val="CommentReference"/>
        </w:rPr>
        <w:commentReference w:id="617360649"/>
      </w:r>
    </w:p>
    <w:p w:rsidRPr="00B60D5F" w:rsidR="00603F35" w:rsidP="00603F35" w:rsidRDefault="00603F35" w14:paraId="6A183EE2" w14:textId="41F437B8">
      <w:pPr>
        <w:numPr>
          <w:ilvl w:val="0"/>
          <w:numId w:val="18"/>
        </w:numPr>
        <w:tabs>
          <w:tab w:val="clear" w:pos="720"/>
          <w:tab w:val="num" w:pos="1080"/>
        </w:tabs>
        <w:spacing w:before="280" w:after="120"/>
        <w:ind w:left="1080"/>
        <w:rPr>
          <w:color w:val="333333"/>
          <w:lang w:val="es-ES"/>
        </w:rPr>
      </w:pPr>
      <w:r w:rsidRPr="676C1B0C" w:rsidR="371DA622">
        <w:rPr>
          <w:b w:val="1"/>
          <w:bCs w:val="1"/>
          <w:color w:val="333333"/>
          <w:lang w:val="es-ES"/>
        </w:rPr>
        <w:t>KAG (Knowledge-</w:t>
      </w:r>
      <w:r w:rsidRPr="676C1B0C" w:rsidR="371DA622">
        <w:rPr>
          <w:b w:val="1"/>
          <w:bCs w:val="1"/>
          <w:color w:val="333333"/>
          <w:lang w:val="es-ES"/>
        </w:rPr>
        <w:t>Augmented</w:t>
      </w:r>
      <w:r w:rsidRPr="676C1B0C" w:rsidR="371DA622">
        <w:rPr>
          <w:b w:val="1"/>
          <w:bCs w:val="1"/>
          <w:color w:val="333333"/>
          <w:lang w:val="es-ES"/>
        </w:rPr>
        <w:t xml:space="preserve"> </w:t>
      </w:r>
      <w:r w:rsidRPr="676C1B0C" w:rsidR="371DA622">
        <w:rPr>
          <w:b w:val="1"/>
          <w:bCs w:val="1"/>
          <w:color w:val="333333"/>
          <w:lang w:val="es-ES"/>
        </w:rPr>
        <w:t>Generation</w:t>
      </w:r>
      <w:r w:rsidRPr="676C1B0C" w:rsidR="371DA622">
        <w:rPr>
          <w:b w:val="1"/>
          <w:bCs w:val="1"/>
          <w:color w:val="333333"/>
          <w:lang w:val="es-ES"/>
        </w:rPr>
        <w:t>) / Graph RAG:</w:t>
      </w:r>
      <w:r w:rsidRPr="676C1B0C" w:rsidR="371DA622">
        <w:rPr>
          <w:color w:val="333333"/>
          <w:lang w:val="es-ES"/>
        </w:rPr>
        <w:t xml:space="preserve"> Ideal si los documentos tienen una fuerte relación entre ellos, taxonomías complejas o si el usuario hace preguntas transversales ("¿Cómo afecta el documento A </w:t>
      </w:r>
      <w:r w:rsidRPr="676C1B0C" w:rsidR="371DA622">
        <w:rPr>
          <w:color w:val="333333"/>
          <w:lang w:val="es-ES"/>
        </w:rPr>
        <w:t>a</w:t>
      </w:r>
      <w:r w:rsidRPr="676C1B0C" w:rsidR="371DA622">
        <w:rPr>
          <w:color w:val="333333"/>
          <w:lang w:val="es-ES"/>
        </w:rPr>
        <w:t xml:space="preserve"> la normativa descrita en el documento B?"). Conecta vectores con gráficos de conocimiento para entender entidades y relaciones.</w:t>
      </w:r>
      <w:r w:rsidRPr="676C1B0C" w:rsidR="371DA622">
        <w:rPr>
          <w:color w:val="333333"/>
          <w:lang w:val="es-ES"/>
        </w:rPr>
        <w:t xml:space="preserve"> Sin embargo, tiene como contras el incremento de coste de la solución, complejidad y tiempos de respuesta </w:t>
      </w:r>
      <w:r w:rsidRPr="676C1B0C" w:rsidR="371DA622">
        <w:rPr>
          <w:color w:val="333333"/>
          <w:lang w:val="es-ES"/>
        </w:rPr>
        <w:t>a demás</w:t>
      </w:r>
      <w:r w:rsidRPr="676C1B0C" w:rsidR="371DA622">
        <w:rPr>
          <w:color w:val="333333"/>
          <w:lang w:val="es-ES"/>
        </w:rPr>
        <w:t xml:space="preserve"> de que no es “recomendable” para casos donde la ontología de la fuente de la verdad no se corresponde con la ontología de las preguntas ya que puede incrementar los fallos en la identificación de las entidades y relaciones necesarias para navegar por la BBDD documental.</w:t>
      </w:r>
    </w:p>
    <w:p w:rsidR="3D9E3F8A" w:rsidP="676C1B0C" w:rsidRDefault="3D9E3F8A" w14:paraId="5DA74EDF" w14:textId="209F1C38">
      <w:pPr>
        <w:pStyle w:val="Normal"/>
        <w:tabs>
          <w:tab w:val="clear" w:leader="none" w:pos="720"/>
          <w:tab w:val="num" w:leader="none" w:pos="1080"/>
        </w:tabs>
        <w:spacing w:before="280" w:after="120"/>
        <w:rPr>
          <w:rFonts w:ascii="Cambria" w:hAnsi="Cambria" w:eastAsia="Cambria" w:cs="Cambria"/>
          <w:noProof w:val="0"/>
          <w:color w:val="00B050"/>
          <w:sz w:val="22"/>
          <w:szCs w:val="22"/>
          <w:lang w:val="es-ES"/>
        </w:rPr>
      </w:pPr>
      <w:r w:rsidRPr="676C1B0C" w:rsidR="3D9E3F8A">
        <w:rPr>
          <w:rFonts w:ascii="Cambria" w:hAnsi="Cambria" w:eastAsia="Cambria" w:cs="Cambria"/>
          <w:noProof w:val="0"/>
          <w:color w:val="00B050"/>
          <w:sz w:val="22"/>
          <w:szCs w:val="22"/>
          <w:lang w:val="es-ES"/>
        </w:rPr>
        <w:t xml:space="preserve">Antes de aplicar cualquier estrategia de fragmentación, los activos multimedia exigirán una fase de preparación que los documentos no requieren. En ella se deberá decidir primero la </w:t>
      </w:r>
      <w:r w:rsidRPr="676C1B0C" w:rsidR="3D9E3F8A">
        <w:rPr>
          <w:rFonts w:ascii="Cambria" w:hAnsi="Cambria" w:eastAsia="Cambria" w:cs="Cambria"/>
          <w:b w:val="1"/>
          <w:bCs w:val="1"/>
          <w:noProof w:val="0"/>
          <w:color w:val="00B050"/>
          <w:sz w:val="22"/>
          <w:szCs w:val="22"/>
          <w:lang w:val="es-ES"/>
        </w:rPr>
        <w:t>representación</w:t>
      </w:r>
      <w:r w:rsidRPr="676C1B0C" w:rsidR="3D9E3F8A">
        <w:rPr>
          <w:rFonts w:ascii="Cambria" w:hAnsi="Cambria" w:eastAsia="Cambria" w:cs="Cambria"/>
          <w:noProof w:val="0"/>
          <w:color w:val="00B050"/>
          <w:sz w:val="22"/>
          <w:szCs w:val="22"/>
          <w:lang w:val="es-ES"/>
        </w:rPr>
        <w:t xml:space="preserve"> del activo </w:t>
      </w:r>
      <w:r w:rsidRPr="676C1B0C" w:rsidR="1793175D">
        <w:rPr>
          <w:rFonts w:ascii="Cambria" w:hAnsi="Cambria" w:eastAsia="Cambria" w:cs="Cambria"/>
          <w:noProof w:val="0"/>
          <w:color w:val="00B050"/>
          <w:sz w:val="22"/>
          <w:szCs w:val="22"/>
          <w:lang w:val="es-ES"/>
        </w:rPr>
        <w:t>(</w:t>
      </w:r>
      <w:r w:rsidRPr="676C1B0C" w:rsidR="3D9E3F8A">
        <w:rPr>
          <w:rFonts w:ascii="Cambria" w:hAnsi="Cambria" w:eastAsia="Cambria" w:cs="Cambria"/>
          <w:i w:val="1"/>
          <w:iCs w:val="1"/>
          <w:noProof w:val="0"/>
          <w:color w:val="00B050"/>
          <w:sz w:val="22"/>
          <w:szCs w:val="22"/>
          <w:lang w:val="es-ES"/>
        </w:rPr>
        <w:t>abstracción única</w:t>
      </w:r>
      <w:r w:rsidRPr="676C1B0C" w:rsidR="3D9E3F8A">
        <w:rPr>
          <w:rFonts w:ascii="Cambria" w:hAnsi="Cambria" w:eastAsia="Cambria" w:cs="Cambria"/>
          <w:noProof w:val="0"/>
          <w:color w:val="00B050"/>
          <w:sz w:val="22"/>
          <w:szCs w:val="22"/>
          <w:lang w:val="es-ES"/>
        </w:rPr>
        <w:t xml:space="preserve">, que lo transforma en texto </w:t>
      </w:r>
      <w:r w:rsidRPr="676C1B0C" w:rsidR="3D9E3F8A">
        <w:rPr>
          <w:rFonts w:ascii="Cambria" w:hAnsi="Cambria" w:eastAsia="Cambria" w:cs="Cambria"/>
          <w:noProof w:val="0"/>
          <w:color w:val="00B050"/>
          <w:sz w:val="22"/>
          <w:szCs w:val="22"/>
          <w:lang w:val="es-ES"/>
        </w:rPr>
        <w:t>vectorizable</w:t>
      </w:r>
      <w:r w:rsidRPr="676C1B0C" w:rsidR="3D9E3F8A">
        <w:rPr>
          <w:rFonts w:ascii="Cambria" w:hAnsi="Cambria" w:eastAsia="Cambria" w:cs="Cambria"/>
          <w:noProof w:val="0"/>
          <w:color w:val="00B050"/>
          <w:sz w:val="22"/>
          <w:szCs w:val="22"/>
          <w:lang w:val="es-ES"/>
        </w:rPr>
        <w:t xml:space="preserve">, o </w:t>
      </w:r>
      <w:r w:rsidRPr="676C1B0C" w:rsidR="3D9E3F8A">
        <w:rPr>
          <w:rFonts w:ascii="Cambria" w:hAnsi="Cambria" w:eastAsia="Cambria" w:cs="Cambria"/>
          <w:i w:val="1"/>
          <w:iCs w:val="1"/>
          <w:noProof w:val="0"/>
          <w:color w:val="00B050"/>
          <w:sz w:val="22"/>
          <w:szCs w:val="22"/>
          <w:lang w:val="es-ES"/>
        </w:rPr>
        <w:t>abstracción dinámica</w:t>
      </w:r>
      <w:r w:rsidRPr="676C1B0C" w:rsidR="3D9E3F8A">
        <w:rPr>
          <w:rFonts w:ascii="Cambria" w:hAnsi="Cambria" w:eastAsia="Cambria" w:cs="Cambria"/>
          <w:noProof w:val="0"/>
          <w:color w:val="00B050"/>
          <w:sz w:val="22"/>
          <w:szCs w:val="22"/>
          <w:lang w:val="es-ES"/>
        </w:rPr>
        <w:t>, que conserva el binario e indexa solo metadatos y una URI para su procesamiento multimodal en vivo</w:t>
      </w:r>
      <w:r w:rsidRPr="676C1B0C" w:rsidR="7F54DC98">
        <w:rPr>
          <w:rFonts w:ascii="Cambria" w:hAnsi="Cambria" w:eastAsia="Cambria" w:cs="Cambria"/>
          <w:noProof w:val="0"/>
          <w:color w:val="00B050"/>
          <w:sz w:val="22"/>
          <w:szCs w:val="22"/>
          <w:lang w:val="es-ES"/>
        </w:rPr>
        <w:t>)</w:t>
      </w:r>
      <w:r w:rsidRPr="676C1B0C" w:rsidR="3D9E3F8A">
        <w:rPr>
          <w:rFonts w:ascii="Cambria" w:hAnsi="Cambria" w:eastAsia="Cambria" w:cs="Cambria"/>
          <w:noProof w:val="0"/>
          <w:color w:val="00B050"/>
          <w:sz w:val="22"/>
          <w:szCs w:val="22"/>
          <w:lang w:val="es-ES"/>
        </w:rPr>
        <w:t xml:space="preserve"> y a continuación ejecutar los componentes de extracción que generan el material </w:t>
      </w:r>
      <w:r w:rsidRPr="676C1B0C" w:rsidR="3D9E3F8A">
        <w:rPr>
          <w:rFonts w:ascii="Cambria" w:hAnsi="Cambria" w:eastAsia="Cambria" w:cs="Cambria"/>
          <w:i w:val="1"/>
          <w:iCs w:val="1"/>
          <w:noProof w:val="0"/>
          <w:color w:val="00B050"/>
          <w:sz w:val="22"/>
          <w:szCs w:val="22"/>
          <w:lang w:val="es-ES"/>
        </w:rPr>
        <w:t>chunkeable</w:t>
      </w:r>
      <w:r w:rsidRPr="676C1B0C" w:rsidR="3D9E3F8A">
        <w:rPr>
          <w:rFonts w:ascii="Cambria" w:hAnsi="Cambria" w:eastAsia="Cambria" w:cs="Cambria"/>
          <w:noProof w:val="0"/>
          <w:color w:val="00B050"/>
          <w:sz w:val="22"/>
          <w:szCs w:val="22"/>
          <w:lang w:val="es-ES"/>
        </w:rPr>
        <w:t xml:space="preserve">: transcripción y </w:t>
      </w:r>
      <w:r w:rsidRPr="676C1B0C" w:rsidR="3D9E3F8A">
        <w:rPr>
          <w:rFonts w:ascii="Cambria" w:hAnsi="Cambria" w:eastAsia="Cambria" w:cs="Cambria"/>
          <w:noProof w:val="0"/>
          <w:color w:val="00B050"/>
          <w:sz w:val="22"/>
          <w:szCs w:val="22"/>
          <w:lang w:val="es-ES"/>
        </w:rPr>
        <w:t>diarización</w:t>
      </w:r>
      <w:r w:rsidRPr="676C1B0C" w:rsidR="3D9E3F8A">
        <w:rPr>
          <w:rFonts w:ascii="Cambria" w:hAnsi="Cambria" w:eastAsia="Cambria" w:cs="Cambria"/>
          <w:noProof w:val="0"/>
          <w:color w:val="00B050"/>
          <w:sz w:val="22"/>
          <w:szCs w:val="22"/>
          <w:lang w:val="es-ES"/>
        </w:rPr>
        <w:t xml:space="preserve"> en audio y vídeo, segmentación de escenas y </w:t>
      </w:r>
      <w:r w:rsidRPr="676C1B0C" w:rsidR="3D9E3F8A">
        <w:rPr>
          <w:rFonts w:ascii="Cambria" w:hAnsi="Cambria" w:eastAsia="Cambria" w:cs="Cambria"/>
          <w:i w:val="1"/>
          <w:iCs w:val="1"/>
          <w:noProof w:val="0"/>
          <w:color w:val="00B050"/>
          <w:sz w:val="22"/>
          <w:szCs w:val="22"/>
          <w:lang w:val="es-ES"/>
        </w:rPr>
        <w:t>keyframes</w:t>
      </w:r>
      <w:r w:rsidRPr="676C1B0C" w:rsidR="3D9E3F8A">
        <w:rPr>
          <w:rFonts w:ascii="Cambria" w:hAnsi="Cambria" w:eastAsia="Cambria" w:cs="Cambria"/>
          <w:noProof w:val="0"/>
          <w:color w:val="00B050"/>
          <w:sz w:val="22"/>
          <w:szCs w:val="22"/>
          <w:lang w:val="es-ES"/>
        </w:rPr>
        <w:t xml:space="preserve"> con descripción VLM, y OCR sobre fotograma, hilados en una línea de tiempo coherente. Solo sobre ese resultado, ya enriquecido y con marcas temporales, tendrá sentido aplicar el </w:t>
      </w:r>
      <w:r w:rsidRPr="676C1B0C" w:rsidR="3D9E3F8A">
        <w:rPr>
          <w:rFonts w:ascii="Cambria" w:hAnsi="Cambria" w:eastAsia="Cambria" w:cs="Cambria"/>
          <w:i w:val="1"/>
          <w:iCs w:val="1"/>
          <w:noProof w:val="0"/>
          <w:color w:val="00B050"/>
          <w:sz w:val="22"/>
          <w:szCs w:val="22"/>
          <w:lang w:val="es-ES"/>
        </w:rPr>
        <w:t>chunking</w:t>
      </w:r>
      <w:r w:rsidRPr="676C1B0C" w:rsidR="3D9E3F8A">
        <w:rPr>
          <w:rFonts w:ascii="Cambria" w:hAnsi="Cambria" w:eastAsia="Cambria" w:cs="Cambria"/>
          <w:noProof w:val="0"/>
          <w:color w:val="00B050"/>
          <w:sz w:val="22"/>
          <w:szCs w:val="22"/>
          <w:lang w:val="es-ES"/>
        </w:rPr>
        <w:t>, que en multimedia no partirá por párrafo o artículo sino por turno de hablante, tramo temporal o escena.</w:t>
      </w:r>
    </w:p>
    <w:p w:rsidRPr="000805F6" w:rsidR="00603F35" w:rsidP="00603F35" w:rsidRDefault="00603F35" w14:paraId="3F3146B5" w14:textId="77777777">
      <w:pPr>
        <w:pStyle w:val="ListParagraph"/>
        <w:numPr>
          <w:ilvl w:val="0"/>
          <w:numId w:val="22"/>
        </w:numPr>
        <w:spacing w:before="280" w:after="120"/>
        <w:rPr>
          <w:b/>
          <w:bCs/>
          <w:color w:val="333333"/>
          <w:lang w:val="es-ES"/>
        </w:rPr>
      </w:pPr>
      <w:r w:rsidRPr="000805F6">
        <w:rPr>
          <w:b/>
          <w:bCs/>
          <w:color w:val="333333"/>
          <w:lang w:val="es-ES"/>
        </w:rPr>
        <w:t xml:space="preserve"> Estrategia de Chunking (Fragmentación)</w:t>
      </w:r>
    </w:p>
    <w:p w:rsidR="00603F35" w:rsidP="00603F35" w:rsidRDefault="00603F35" w14:paraId="60726917" w14:textId="77777777">
      <w:pPr>
        <w:spacing w:before="280" w:after="120"/>
        <w:ind w:left="360"/>
        <w:rPr>
          <w:color w:val="333333"/>
          <w:lang w:val="es-ES"/>
        </w:rPr>
      </w:pPr>
      <w:r w:rsidRPr="4E2FC73D" w:rsidR="1E79C626">
        <w:rPr>
          <w:color w:val="333333"/>
          <w:lang w:val="es-ES"/>
        </w:rPr>
        <w:t xml:space="preserve">Llevar a cabo una buena estrategia de Chunking es vital para incrementar la precisión de los agentes que consuman de la base de conocimiento generada. Para ello, lo primero es entender que un chunk es debe de ser la unidad mínima de información documental dentro de nuestra base de datos, conseguir que los chunks sean lo mas concretos y diversos será clave para maximizar el rendimiento de la solución ya que esto implicará la maximización </w:t>
      </w:r>
      <w:commentRangeStart w:id="1950892536"/>
      <w:r w:rsidRPr="4E2FC73D" w:rsidR="1E79C626">
        <w:rPr>
          <w:color w:val="333333"/>
          <w:lang w:val="es-ES"/>
        </w:rPr>
        <w:t>de las distancias vectoriales</w:t>
      </w:r>
      <w:commentRangeEnd w:id="1950892536"/>
      <w:r>
        <w:rPr>
          <w:rStyle w:val="CommentReference"/>
        </w:rPr>
        <w:commentReference w:id="1950892536"/>
      </w:r>
      <w:r w:rsidRPr="4E2FC73D" w:rsidR="1E79C626">
        <w:rPr>
          <w:color w:val="333333"/>
          <w:lang w:val="es-ES"/>
        </w:rPr>
        <w:t xml:space="preserve"> entre ellos optimización la fase de Retrieval asociada. Hay 2 elementos clave para maximizar esta concreción de los chunks:</w:t>
      </w:r>
    </w:p>
    <w:p w:rsidR="00603F35" w:rsidP="00603F35" w:rsidRDefault="00603F35" w14:paraId="2036814E" w14:textId="77777777">
      <w:pPr>
        <w:pStyle w:val="ListParagraph"/>
        <w:numPr>
          <w:ilvl w:val="0"/>
          <w:numId w:val="19"/>
        </w:numPr>
        <w:spacing w:before="280" w:after="120"/>
        <w:rPr>
          <w:color w:val="333333"/>
          <w:lang w:val="es-ES"/>
        </w:rPr>
      </w:pPr>
      <w:r w:rsidRPr="002711F3">
        <w:rPr>
          <w:b/>
          <w:bCs/>
          <w:color w:val="333333"/>
          <w:lang w:val="es-ES"/>
        </w:rPr>
        <w:t>Tamaño del chunk</w:t>
      </w:r>
      <w:r>
        <w:rPr>
          <w:color w:val="333333"/>
          <w:lang w:val="es-ES"/>
        </w:rPr>
        <w:t>: Es vital a 2 niveles:</w:t>
      </w:r>
    </w:p>
    <w:p w:rsidR="00603F35" w:rsidP="00603F35" w:rsidRDefault="00603F35" w14:paraId="660B6107" w14:textId="77777777">
      <w:pPr>
        <w:pStyle w:val="ListParagraph"/>
        <w:numPr>
          <w:ilvl w:val="1"/>
          <w:numId w:val="19"/>
        </w:numPr>
        <w:spacing w:before="280" w:after="120"/>
        <w:rPr>
          <w:color w:val="333333"/>
          <w:lang w:val="es-ES"/>
        </w:rPr>
      </w:pPr>
      <w:r w:rsidRPr="002711F3">
        <w:rPr>
          <w:b/>
          <w:bCs/>
          <w:color w:val="333333"/>
          <w:lang w:val="es-ES"/>
        </w:rPr>
        <w:t>Longitud</w:t>
      </w:r>
      <w:r>
        <w:rPr>
          <w:color w:val="333333"/>
          <w:lang w:val="es-ES"/>
        </w:rPr>
        <w:t>: Debe haber un equilibrio para que contengan información clave para poder identificar que el chunk es relevante para responder a la pregunta, pero no tanto como para que el contenido relevante quede diluido entre otra información sin interés.</w:t>
      </w:r>
    </w:p>
    <w:p w:rsidRPr="009771F8" w:rsidR="00603F35" w:rsidP="00603F35" w:rsidRDefault="00603F35" w14:paraId="5D96459F" w14:textId="77777777">
      <w:pPr>
        <w:pStyle w:val="ListParagraph"/>
        <w:numPr>
          <w:ilvl w:val="1"/>
          <w:numId w:val="19"/>
        </w:numPr>
        <w:spacing w:before="280" w:after="120"/>
        <w:rPr>
          <w:color w:val="333333"/>
          <w:lang w:val="es-ES"/>
        </w:rPr>
      </w:pPr>
      <w:r w:rsidRPr="002711F3">
        <w:rPr>
          <w:b/>
          <w:bCs/>
          <w:color w:val="333333"/>
          <w:lang w:val="es-ES"/>
        </w:rPr>
        <w:t>Uniformidad</w:t>
      </w:r>
      <w:r>
        <w:rPr>
          <w:color w:val="333333"/>
          <w:lang w:val="es-ES"/>
        </w:rPr>
        <w:t>: Si hay una gran diferencia entre los tamaños de los chunks empeora el rendimiento de la solución.</w:t>
      </w:r>
    </w:p>
    <w:p w:rsidR="00603F35" w:rsidP="00603F35" w:rsidRDefault="00603F35" w14:paraId="68F9DD2B" w14:textId="77777777">
      <w:pPr>
        <w:pStyle w:val="ListParagraph"/>
        <w:spacing w:before="280" w:after="120"/>
        <w:ind w:left="1440"/>
        <w:rPr>
          <w:color w:val="333333"/>
          <w:lang w:val="es-ES"/>
        </w:rPr>
      </w:pPr>
    </w:p>
    <w:p w:rsidRPr="009771F8" w:rsidR="00603F35" w:rsidP="00603F35" w:rsidRDefault="00603F35" w14:paraId="54A6B6DA" w14:textId="77777777">
      <w:pPr>
        <w:pStyle w:val="ListParagraph"/>
        <w:numPr>
          <w:ilvl w:val="0"/>
          <w:numId w:val="19"/>
        </w:numPr>
        <w:spacing w:before="280" w:after="120"/>
        <w:rPr>
          <w:color w:val="333333"/>
          <w:lang w:val="es-ES"/>
        </w:rPr>
      </w:pPr>
      <w:r w:rsidRPr="009771F8">
        <w:rPr>
          <w:b/>
          <w:bCs/>
          <w:color w:val="333333"/>
          <w:lang w:val="es-ES"/>
        </w:rPr>
        <w:t>Contenido del chunk</w:t>
      </w:r>
      <w:r w:rsidRPr="009771F8">
        <w:rPr>
          <w:color w:val="333333"/>
          <w:lang w:val="es-ES"/>
        </w:rPr>
        <w:t xml:space="preserve">: </w:t>
      </w:r>
      <w:r>
        <w:rPr>
          <w:color w:val="333333"/>
          <w:lang w:val="es-ES"/>
        </w:rPr>
        <w:t>E</w:t>
      </w:r>
      <w:r w:rsidRPr="009771F8">
        <w:rPr>
          <w:color w:val="333333"/>
          <w:lang w:val="es-ES"/>
        </w:rPr>
        <w:t xml:space="preserve">l contenido </w:t>
      </w:r>
      <w:r>
        <w:rPr>
          <w:color w:val="333333"/>
          <w:lang w:val="es-ES"/>
        </w:rPr>
        <w:t xml:space="preserve">“ideal” </w:t>
      </w:r>
      <w:r w:rsidRPr="009771F8">
        <w:rPr>
          <w:color w:val="333333"/>
          <w:lang w:val="es-ES"/>
        </w:rPr>
        <w:t xml:space="preserve">de un chunk </w:t>
      </w:r>
      <w:r>
        <w:rPr>
          <w:color w:val="333333"/>
          <w:lang w:val="es-ES"/>
        </w:rPr>
        <w:t>sería el conjunto de información relevante asociada a una temática en su mínimo nivel de granularidad.</w:t>
      </w:r>
    </w:p>
    <w:p w:rsidRPr="002711F3" w:rsidR="00603F35" w:rsidP="00603F35" w:rsidRDefault="00603F35" w14:paraId="1AC1A92E" w14:textId="77777777">
      <w:pPr>
        <w:spacing w:before="280" w:after="120"/>
        <w:ind w:left="360"/>
        <w:rPr>
          <w:color w:val="333333"/>
          <w:lang w:val="es-ES"/>
        </w:rPr>
      </w:pPr>
      <w:commentRangeStart w:id="100"/>
      <w:commentRangeStart w:id="101"/>
      <w:r w:rsidRPr="002711F3">
        <w:rPr>
          <w:color w:val="333333"/>
          <w:lang w:val="es-ES"/>
        </w:rPr>
        <w:t xml:space="preserve">A continuación, </w:t>
      </w:r>
      <w:r>
        <w:rPr>
          <w:color w:val="333333"/>
          <w:lang w:val="es-ES"/>
        </w:rPr>
        <w:t xml:space="preserve">teniendo esto en cuenta </w:t>
      </w:r>
      <w:r w:rsidRPr="002711F3">
        <w:rPr>
          <w:color w:val="333333"/>
          <w:lang w:val="es-ES"/>
        </w:rPr>
        <w:t>analizaremos las principales estrategias de chunking</w:t>
      </w:r>
      <w:commentRangeEnd w:id="100"/>
      <w:r w:rsidRPr="002711F3">
        <w:rPr>
          <w:rStyle w:val="CommentReference"/>
          <w:color w:val="333333"/>
          <w:sz w:val="22"/>
          <w:szCs w:val="22"/>
          <w:lang w:val="es-ES"/>
        </w:rPr>
        <w:commentReference w:id="100"/>
      </w:r>
      <w:commentRangeEnd w:id="101"/>
      <w:r>
        <w:rPr>
          <w:rStyle w:val="CommentReference"/>
        </w:rPr>
        <w:commentReference w:id="101"/>
      </w:r>
    </w:p>
    <w:p w:rsidRPr="00B60D5F" w:rsidR="00603F35" w:rsidP="00603F35" w:rsidRDefault="00603F35" w14:paraId="12841757" w14:textId="77777777">
      <w:pPr>
        <w:numPr>
          <w:ilvl w:val="0"/>
          <w:numId w:val="19"/>
        </w:numPr>
        <w:tabs>
          <w:tab w:val="clear" w:pos="720"/>
          <w:tab w:val="num" w:pos="1080"/>
        </w:tabs>
        <w:spacing w:before="280" w:after="120"/>
        <w:ind w:left="1080"/>
        <w:rPr>
          <w:color w:val="333333"/>
          <w:lang w:val="es-ES"/>
        </w:rPr>
      </w:pPr>
      <w:commentRangeStart w:id="1172196235"/>
      <w:r w:rsidRPr="4E2FC73D" w:rsidR="1E79C626">
        <w:rPr>
          <w:b w:val="1"/>
          <w:bCs w:val="1"/>
          <w:color w:val="333333"/>
          <w:lang w:val="es-ES"/>
        </w:rPr>
        <w:t>Chunking por caracteres</w:t>
      </w:r>
      <w:commentRangeEnd w:id="1172196235"/>
      <w:r>
        <w:rPr>
          <w:rStyle w:val="CommentReference"/>
        </w:rPr>
        <w:commentReference w:id="1172196235"/>
      </w:r>
      <w:r w:rsidRPr="4E2FC73D" w:rsidR="1E79C626">
        <w:rPr>
          <w:b w:val="1"/>
          <w:bCs w:val="1"/>
          <w:color w:val="333333"/>
          <w:lang w:val="es-ES"/>
        </w:rPr>
        <w:t xml:space="preserve">/tokens fijados: </w:t>
      </w:r>
      <w:r w:rsidRPr="4E2FC73D" w:rsidR="1E79C626">
        <w:rPr>
          <w:color w:val="333333"/>
          <w:lang w:val="es-ES"/>
        </w:rPr>
        <w:t>Rápido, pero puede cortar frases por la mitad.</w:t>
      </w:r>
      <w:r w:rsidRPr="4E2FC73D" w:rsidR="1E79C626">
        <w:rPr>
          <w:color w:val="333333"/>
          <w:lang w:val="es-ES"/>
        </w:rPr>
        <w:t xml:space="preserve"> Esto genera ineficiencias por la mezcla de temas al no partir por unidades sintácticas (párrafos, signos de puntuación, secciones…)</w:t>
      </w:r>
    </w:p>
    <w:p w:rsidRPr="00B60D5F" w:rsidR="00603F35" w:rsidP="00603F35" w:rsidRDefault="00603F35" w14:paraId="70801EF9" w14:textId="77777777">
      <w:pPr>
        <w:numPr>
          <w:ilvl w:val="0"/>
          <w:numId w:val="19"/>
        </w:numPr>
        <w:tabs>
          <w:tab w:val="clear" w:pos="720"/>
          <w:tab w:val="num" w:pos="1080"/>
        </w:tabs>
        <w:spacing w:before="280" w:after="120"/>
        <w:ind w:left="1080"/>
        <w:rPr>
          <w:color w:val="333333"/>
          <w:lang w:val="es-ES"/>
        </w:rPr>
      </w:pPr>
      <w:r w:rsidRPr="000805F6">
        <w:rPr>
          <w:b/>
          <w:bCs/>
          <w:color w:val="333333"/>
          <w:lang w:val="es-ES"/>
        </w:rPr>
        <w:t>Chunking con solapamiento (Overlap):</w:t>
      </w:r>
      <w:r w:rsidRPr="00B60D5F">
        <w:rPr>
          <w:color w:val="333333"/>
          <w:lang w:val="es-ES"/>
        </w:rPr>
        <w:t xml:space="preserve"> Mantiene el contexto entre fragmentos contiguos.</w:t>
      </w:r>
      <w:r>
        <w:rPr>
          <w:color w:val="333333"/>
          <w:lang w:val="es-ES"/>
        </w:rPr>
        <w:t xml:space="preserve"> Puede ayudar en el chunking por tokens fijados para que recuperen fragmentos cercanos en la fase de Retrieval a costa de incrementar aun mas la ineficiencia por mezcla de temas a causa del overlap.</w:t>
      </w:r>
    </w:p>
    <w:p w:rsidR="00603F35" w:rsidP="00603F35" w:rsidRDefault="00603F35" w14:paraId="7E312366" w14:textId="77777777">
      <w:pPr>
        <w:numPr>
          <w:ilvl w:val="0"/>
          <w:numId w:val="19"/>
        </w:numPr>
        <w:tabs>
          <w:tab w:val="clear" w:pos="720"/>
          <w:tab w:val="num" w:pos="1080"/>
        </w:tabs>
        <w:spacing w:before="280" w:after="120"/>
        <w:ind w:left="1080"/>
        <w:rPr>
          <w:color w:val="333333"/>
          <w:lang w:val="es-ES"/>
        </w:rPr>
      </w:pPr>
      <w:r w:rsidRPr="000805F6">
        <w:rPr>
          <w:b/>
          <w:bCs/>
          <w:color w:val="333333"/>
          <w:lang w:val="es-ES"/>
        </w:rPr>
        <w:t>Chunking Semántico / Estructural</w:t>
      </w:r>
      <w:r w:rsidRPr="00B60D5F">
        <w:rPr>
          <w:color w:val="333333"/>
          <w:lang w:val="es-ES"/>
        </w:rPr>
        <w:t>: Romper el documento respetando títulos, párrafos o secciones lógicas extraídas del análisis de taxonomías previo.</w:t>
      </w:r>
      <w:r>
        <w:rPr>
          <w:color w:val="333333"/>
          <w:lang w:val="es-ES"/>
        </w:rPr>
        <w:t xml:space="preserve"> Respeta mucho el valor semántico del documento, pero genera como ineficiencia la variabilidad de los tamaños de los chunks puede llegar a empeorar mucho el rendimiento si esta variabilidad es muy notoria</w:t>
      </w:r>
    </w:p>
    <w:p w:rsidR="00603F35" w:rsidP="00603F35" w:rsidRDefault="00603F35" w14:paraId="3E280474" w14:textId="77777777">
      <w:pPr>
        <w:numPr>
          <w:ilvl w:val="0"/>
          <w:numId w:val="19"/>
        </w:numPr>
        <w:tabs>
          <w:tab w:val="clear" w:pos="720"/>
          <w:tab w:val="num" w:pos="1080"/>
        </w:tabs>
        <w:spacing w:before="280" w:after="120"/>
        <w:ind w:left="1080"/>
        <w:rPr>
          <w:color w:val="333333"/>
          <w:lang w:val="es-ES"/>
        </w:rPr>
      </w:pPr>
      <w:r w:rsidRPr="002711F3">
        <w:rPr>
          <w:b/>
          <w:bCs/>
          <w:color w:val="333333"/>
          <w:lang w:val="es-ES"/>
        </w:rPr>
        <w:t>Chunking por ventanas de tokens con optimización semántica estructural</w:t>
      </w:r>
      <w:r w:rsidRPr="002711F3">
        <w:rPr>
          <w:color w:val="333333"/>
          <w:lang w:val="es-ES"/>
        </w:rPr>
        <w:t>: Rompes el documento respetando secciones lógicas del mismo, pero eligiendo de forma dinámica sintácticamente donde romper el documento en cada momento para que no tenga un gran impacto semántico y garantizando que la variabilidad de los tamaños de los chunks es reducida.</w:t>
      </w:r>
    </w:p>
    <w:p w:rsidRPr="002711F3" w:rsidR="00603F35" w:rsidP="00603F35" w:rsidRDefault="00603F35" w14:paraId="203FAE7C" w14:textId="77777777">
      <w:pPr>
        <w:spacing w:before="280" w:after="120"/>
        <w:ind w:left="1080"/>
        <w:rPr>
          <w:color w:val="333333"/>
          <w:lang w:val="es-ES"/>
        </w:rPr>
      </w:pPr>
    </w:p>
    <w:p w:rsidRPr="009771F8" w:rsidR="00603F35" w:rsidP="00603F35" w:rsidRDefault="00603F35" w14:paraId="46158471" w14:textId="77777777">
      <w:pPr>
        <w:pStyle w:val="ListParagraph"/>
        <w:numPr>
          <w:ilvl w:val="0"/>
          <w:numId w:val="22"/>
        </w:numPr>
        <w:spacing w:before="280" w:after="120"/>
        <w:rPr>
          <w:b w:val="1"/>
          <w:bCs w:val="1"/>
          <w:color w:val="333333"/>
          <w:lang w:val="es-ES"/>
        </w:rPr>
      </w:pPr>
      <w:r w:rsidRPr="4E2FC73D" w:rsidR="1E79C626">
        <w:rPr>
          <w:b w:val="1"/>
          <w:bCs w:val="1"/>
          <w:color w:val="333333"/>
          <w:lang w:val="es-ES"/>
        </w:rPr>
        <w:t>Estra</w:t>
      </w:r>
      <w:commentRangeStart w:id="1498987197"/>
      <w:r w:rsidRPr="4E2FC73D" w:rsidR="1E79C626">
        <w:rPr>
          <w:b w:val="1"/>
          <w:bCs w:val="1"/>
          <w:color w:val="333333"/>
          <w:lang w:val="es-ES"/>
        </w:rPr>
        <w:t>tegia de Retrieval</w:t>
      </w:r>
      <w:commentRangeEnd w:id="1498987197"/>
      <w:r>
        <w:rPr>
          <w:rStyle w:val="CommentReference"/>
        </w:rPr>
        <w:commentReference w:id="1498987197"/>
      </w:r>
      <w:r w:rsidRPr="4E2FC73D" w:rsidR="1E79C626">
        <w:rPr>
          <w:b w:val="1"/>
          <w:bCs w:val="1"/>
          <w:color w:val="333333"/>
          <w:lang w:val="es-ES"/>
        </w:rPr>
        <w:t xml:space="preserve"> (Recuperación)</w:t>
      </w:r>
    </w:p>
    <w:p w:rsidRPr="009771F8" w:rsidR="00603F35" w:rsidP="00603F35" w:rsidRDefault="00603F35" w14:paraId="4286C223" w14:textId="77777777">
      <w:pPr>
        <w:spacing w:before="280" w:after="120"/>
        <w:ind w:left="360"/>
        <w:rPr>
          <w:color w:val="333333"/>
          <w:lang w:val="es-ES"/>
        </w:rPr>
      </w:pPr>
      <w:r w:rsidRPr="00B60D5F">
        <w:rPr>
          <w:color w:val="333333"/>
          <w:lang w:val="es-ES"/>
        </w:rPr>
        <w:t xml:space="preserve">Cómo se buscan, filtran y seleccionan los fragmentos que se le enviarán al modelo para generar la respuesta. </w:t>
      </w:r>
      <w:r w:rsidRPr="009771F8">
        <w:rPr>
          <w:color w:val="333333"/>
          <w:lang w:val="es-ES"/>
        </w:rPr>
        <w:t>Aquí combinamos diferentes técnicas:</w:t>
      </w:r>
    </w:p>
    <w:p w:rsidRPr="00B60D5F" w:rsidR="00603F35" w:rsidP="00603F35" w:rsidRDefault="00603F35" w14:paraId="46D27F72" w14:textId="77777777">
      <w:pPr>
        <w:numPr>
          <w:ilvl w:val="0"/>
          <w:numId w:val="20"/>
        </w:numPr>
        <w:spacing w:before="280" w:after="120"/>
        <w:rPr>
          <w:color w:val="333333"/>
          <w:lang w:val="es-ES"/>
        </w:rPr>
      </w:pPr>
      <w:r w:rsidRPr="009771F8">
        <w:rPr>
          <w:b/>
          <w:bCs/>
          <w:color w:val="333333"/>
          <w:lang w:val="es-ES"/>
        </w:rPr>
        <w:t>Filtrado por Metadatos (Pre-filtering / Post-filtering):</w:t>
      </w:r>
      <w:r w:rsidRPr="00B60D5F">
        <w:rPr>
          <w:color w:val="333333"/>
          <w:lang w:val="es-ES"/>
        </w:rPr>
        <w:t xml:space="preserve"> Consiste en utilizar la información estructurada extraída en el análisis previo (como año de publicación, tipo de documento, autor, departamento, o etiquetas taxonómicas) para reducir el espacio de búsqueda.</w:t>
      </w:r>
    </w:p>
    <w:p w:rsidRPr="00B60D5F" w:rsidR="00603F35" w:rsidP="00603F35" w:rsidRDefault="00603F35" w14:paraId="1470243D" w14:textId="77777777">
      <w:pPr>
        <w:numPr>
          <w:ilvl w:val="1"/>
          <w:numId w:val="20"/>
        </w:numPr>
        <w:spacing w:before="280" w:after="120"/>
        <w:rPr>
          <w:color w:val="333333"/>
          <w:lang w:val="es-ES"/>
        </w:rPr>
      </w:pPr>
      <w:r w:rsidRPr="00B60D5F">
        <w:rPr>
          <w:color w:val="333333"/>
          <w:lang w:val="es-ES"/>
        </w:rPr>
        <w:t>Ejemplo: Si el usuario pregunta "¿Cuáles fueron las pérdidas en el informe financiero de 2024?", el sistema aplica un filtro duro por metadatos (año == 2024 AND tipo == financiero) y busca el vector solo dentro de ese subconjunto, evitando falsos positivos de otros años.</w:t>
      </w:r>
    </w:p>
    <w:p w:rsidRPr="00B60D5F" w:rsidR="00603F35" w:rsidP="00603F35" w:rsidRDefault="00603F35" w14:paraId="2D2AFA40" w14:textId="77777777">
      <w:pPr>
        <w:numPr>
          <w:ilvl w:val="0"/>
          <w:numId w:val="20"/>
        </w:numPr>
        <w:spacing w:before="280" w:after="120"/>
        <w:rPr>
          <w:color w:val="333333"/>
          <w:lang w:val="es-ES"/>
        </w:rPr>
      </w:pPr>
      <w:r w:rsidRPr="009771F8">
        <w:rPr>
          <w:b/>
          <w:bCs/>
          <w:color w:val="333333"/>
          <w:lang w:val="es-ES"/>
        </w:rPr>
        <w:t>Búsqueda Híbrida:</w:t>
      </w:r>
      <w:r w:rsidRPr="00B60D5F">
        <w:rPr>
          <w:color w:val="333333"/>
          <w:lang w:val="es-ES"/>
        </w:rPr>
        <w:t xml:space="preserve"> Combinar la búsqueda vectorial (semántica) con búsqueda por palabra clave tradicional (BM25) para no perder códigos, IDs o términos ultraespecíficos que los embeddings vectoriales suelen diluir.</w:t>
      </w:r>
    </w:p>
    <w:p w:rsidRPr="00B60D5F" w:rsidR="00603F35" w:rsidP="00603F35" w:rsidRDefault="00603F35" w14:paraId="64CF24AB" w14:textId="77777777">
      <w:pPr>
        <w:numPr>
          <w:ilvl w:val="0"/>
          <w:numId w:val="20"/>
        </w:numPr>
        <w:spacing w:before="280" w:after="120"/>
        <w:rPr>
          <w:color w:val="333333"/>
          <w:lang w:val="es-ES"/>
        </w:rPr>
      </w:pPr>
      <w:r w:rsidRPr="009771F8">
        <w:rPr>
          <w:b/>
          <w:bCs/>
          <w:color w:val="333333"/>
          <w:lang w:val="es-ES"/>
        </w:rPr>
        <w:t>Re-ranking:</w:t>
      </w:r>
      <w:r w:rsidRPr="00B60D5F">
        <w:rPr>
          <w:color w:val="333333"/>
          <w:lang w:val="es-ES"/>
        </w:rPr>
        <w:t xml:space="preserve"> Extraer un número alto de fragmentos (ej. 25) combinando los métodos anteriores y pasarles un modelo secundario (Reranker) que calcule la relevancia exacta respecto a la pregunta del usuario, seleccionando solo los top 5 más relevantes para el LLM.</w:t>
      </w:r>
    </w:p>
    <w:p w:rsidR="00603F35" w:rsidP="00603F35" w:rsidRDefault="00603F35" w14:paraId="79BE8F88" w14:textId="2709BD7D">
      <w:pPr>
        <w:numPr>
          <w:ilvl w:val="0"/>
          <w:numId w:val="20"/>
        </w:numPr>
        <w:spacing w:before="280" w:after="120"/>
        <w:rPr>
          <w:color w:val="333333"/>
          <w:lang w:val="es-ES"/>
        </w:rPr>
      </w:pPr>
      <w:r w:rsidRPr="676C1B0C" w:rsidR="371DA622">
        <w:rPr>
          <w:b w:val="1"/>
          <w:bCs w:val="1"/>
          <w:color w:val="333333"/>
          <w:lang w:val="es-ES"/>
        </w:rPr>
        <w:t>Context Enrichment (Parent-Child):</w:t>
      </w:r>
      <w:r w:rsidRPr="676C1B0C" w:rsidR="371DA622">
        <w:rPr>
          <w:color w:val="333333"/>
          <w:lang w:val="es-ES"/>
        </w:rPr>
        <w:t xml:space="preserve"> Buscar fragmentos pequeños muy específicos (Child) para garantizar precisión, pero entregarle al modelo el párrafo entero o la sección completa donde estaban alojados (Parent) para que el LLM no pierda el hilo del argumento.</w:t>
      </w:r>
      <w:r w:rsidRPr="676C1B0C" w:rsidR="371DA622">
        <w:rPr>
          <w:color w:val="333333"/>
          <w:lang w:val="es-ES"/>
        </w:rPr>
        <w:t xml:space="preserve"> Hay múltiples estrategias de Context Enrichment. En todas ellas lo que se pretende es “tirar del hilo de la información relevante” seria algo similar a lo que se consigue con la navegación de grafos del KAG o graphRAG.</w:t>
      </w:r>
    </w:p>
    <w:p w:rsidR="418DA7E2" w:rsidP="676C1B0C" w:rsidRDefault="418DA7E2" w14:paraId="4DA4DA09" w14:textId="3DDBC886">
      <w:pPr>
        <w:numPr>
          <w:ilvl w:val="0"/>
          <w:numId w:val="20"/>
        </w:numPr>
        <w:spacing w:before="280" w:after="120"/>
        <w:rPr>
          <w:b w:val="0"/>
          <w:bCs w:val="0"/>
          <w:color w:val="00B050"/>
          <w:lang w:val="es-ES"/>
        </w:rPr>
      </w:pPr>
      <w:r w:rsidRPr="676C1B0C" w:rsidR="418DA7E2">
        <w:rPr>
          <w:b w:val="1"/>
          <w:bCs w:val="1"/>
          <w:color w:val="00B050"/>
          <w:lang w:val="es-ES"/>
        </w:rPr>
        <w:t>Para archivos multimedia:</w:t>
      </w:r>
      <w:r w:rsidRPr="676C1B0C" w:rsidR="418DA7E2">
        <w:rPr>
          <w:b w:val="0"/>
          <w:bCs w:val="0"/>
          <w:color w:val="00B050"/>
          <w:lang w:val="es-ES"/>
        </w:rPr>
        <w:t xml:space="preserve"> E</w:t>
      </w:r>
      <w:r w:rsidRPr="676C1B0C" w:rsidR="418DA7E2">
        <w:rPr>
          <w:rFonts w:ascii="Cambria" w:hAnsi="Cambria" w:eastAsia="Cambria" w:cs="Cambria"/>
          <w:noProof w:val="0"/>
          <w:color w:val="00B050"/>
          <w:sz w:val="22"/>
          <w:szCs w:val="22"/>
          <w:lang w:val="es-ES"/>
        </w:rPr>
        <w:t xml:space="preserve">l </w:t>
      </w:r>
      <w:r w:rsidRPr="676C1B0C" w:rsidR="418DA7E2">
        <w:rPr>
          <w:rFonts w:ascii="Cambria" w:hAnsi="Cambria" w:eastAsia="Cambria" w:cs="Cambria"/>
          <w:i w:val="1"/>
          <w:iCs w:val="1"/>
          <w:noProof w:val="0"/>
          <w:color w:val="00B050"/>
          <w:sz w:val="22"/>
          <w:szCs w:val="22"/>
          <w:lang w:val="es-ES"/>
        </w:rPr>
        <w:t>chunking</w:t>
      </w:r>
      <w:r w:rsidRPr="676C1B0C" w:rsidR="418DA7E2">
        <w:rPr>
          <w:rFonts w:ascii="Cambria" w:hAnsi="Cambria" w:eastAsia="Cambria" w:cs="Cambria"/>
          <w:noProof w:val="0"/>
          <w:color w:val="00B050"/>
          <w:sz w:val="22"/>
          <w:szCs w:val="22"/>
          <w:lang w:val="es-ES"/>
        </w:rPr>
        <w:t xml:space="preserve"> y el </w:t>
      </w:r>
      <w:r w:rsidRPr="676C1B0C" w:rsidR="418DA7E2">
        <w:rPr>
          <w:rFonts w:ascii="Cambria" w:hAnsi="Cambria" w:eastAsia="Cambria" w:cs="Cambria"/>
          <w:i w:val="1"/>
          <w:iCs w:val="1"/>
          <w:noProof w:val="0"/>
          <w:color w:val="00B050"/>
          <w:sz w:val="22"/>
          <w:szCs w:val="22"/>
          <w:lang w:val="es-ES"/>
        </w:rPr>
        <w:t>retrieval</w:t>
      </w:r>
      <w:r w:rsidRPr="676C1B0C" w:rsidR="418DA7E2">
        <w:rPr>
          <w:rFonts w:ascii="Cambria" w:hAnsi="Cambria" w:eastAsia="Cambria" w:cs="Cambria"/>
          <w:noProof w:val="0"/>
          <w:color w:val="00B050"/>
          <w:sz w:val="22"/>
          <w:szCs w:val="22"/>
          <w:lang w:val="es-ES"/>
        </w:rPr>
        <w:t xml:space="preserve"> deberán sustituirse por sus equivalentes propios del medio: la fragmentación no se regirá por caracteres o secciones, sino por unidades significativas de la señal (turno de hablante apoyado en </w:t>
      </w:r>
      <w:r w:rsidRPr="676C1B0C" w:rsidR="418DA7E2">
        <w:rPr>
          <w:rFonts w:ascii="Cambria" w:hAnsi="Cambria" w:eastAsia="Cambria" w:cs="Cambria"/>
          <w:noProof w:val="0"/>
          <w:color w:val="00B050"/>
          <w:sz w:val="22"/>
          <w:szCs w:val="22"/>
          <w:lang w:val="es-ES"/>
        </w:rPr>
        <w:t>diarización</w:t>
      </w:r>
      <w:r w:rsidRPr="676C1B0C" w:rsidR="418DA7E2">
        <w:rPr>
          <w:rFonts w:ascii="Cambria" w:hAnsi="Cambria" w:eastAsia="Cambria" w:cs="Cambria"/>
          <w:noProof w:val="0"/>
          <w:color w:val="00B050"/>
          <w:sz w:val="22"/>
          <w:szCs w:val="22"/>
          <w:lang w:val="es-ES"/>
        </w:rPr>
        <w:t xml:space="preserve">, tramo temporal acotado, o escena y </w:t>
      </w:r>
      <w:r w:rsidRPr="676C1B0C" w:rsidR="418DA7E2">
        <w:rPr>
          <w:rFonts w:ascii="Cambria" w:hAnsi="Cambria" w:eastAsia="Cambria" w:cs="Cambria"/>
          <w:i w:val="1"/>
          <w:iCs w:val="1"/>
          <w:noProof w:val="0"/>
          <w:color w:val="00B050"/>
          <w:sz w:val="22"/>
          <w:szCs w:val="22"/>
          <w:lang w:val="es-ES"/>
        </w:rPr>
        <w:t>keyframes</w:t>
      </w:r>
      <w:r w:rsidRPr="676C1B0C" w:rsidR="418DA7E2">
        <w:rPr>
          <w:rFonts w:ascii="Cambria" w:hAnsi="Cambria" w:eastAsia="Cambria" w:cs="Cambria"/>
          <w:noProof w:val="0"/>
          <w:color w:val="00B050"/>
          <w:sz w:val="22"/>
          <w:szCs w:val="22"/>
          <w:lang w:val="es-ES"/>
        </w:rPr>
        <w:t xml:space="preserve"> detectados), conservando cada fragmento su código temporal y su referencia al activo y al hablante de origen, de modo que el </w:t>
      </w:r>
      <w:r w:rsidRPr="676C1B0C" w:rsidR="418DA7E2">
        <w:rPr>
          <w:rFonts w:ascii="Cambria" w:hAnsi="Cambria" w:eastAsia="Cambria" w:cs="Cambria"/>
          <w:i w:val="1"/>
          <w:iCs w:val="1"/>
          <w:noProof w:val="0"/>
          <w:color w:val="00B050"/>
          <w:sz w:val="22"/>
          <w:szCs w:val="22"/>
          <w:lang w:val="es-ES"/>
        </w:rPr>
        <w:t>retrieval</w:t>
      </w:r>
      <w:r w:rsidRPr="676C1B0C" w:rsidR="418DA7E2">
        <w:rPr>
          <w:rFonts w:ascii="Cambria" w:hAnsi="Cambria" w:eastAsia="Cambria" w:cs="Cambria"/>
          <w:noProof w:val="0"/>
          <w:color w:val="00B050"/>
          <w:sz w:val="22"/>
          <w:szCs w:val="22"/>
          <w:lang w:val="es-ES"/>
        </w:rPr>
        <w:t xml:space="preserve"> devuelva segmentos con marca de tiempo que permitan citar por tramo y recuperar el clip bajo </w:t>
      </w:r>
      <w:r w:rsidRPr="676C1B0C" w:rsidR="418DA7E2">
        <w:rPr>
          <w:rFonts w:ascii="Cambria" w:hAnsi="Cambria" w:eastAsia="Cambria" w:cs="Cambria"/>
          <w:noProof w:val="0"/>
          <w:color w:val="00B050"/>
          <w:sz w:val="22"/>
          <w:szCs w:val="22"/>
          <w:lang w:val="es-ES"/>
        </w:rPr>
        <w:t>AuthZ</w:t>
      </w:r>
      <w:r w:rsidRPr="676C1B0C" w:rsidR="418DA7E2">
        <w:rPr>
          <w:rFonts w:ascii="Cambria" w:hAnsi="Cambria" w:eastAsia="Cambria" w:cs="Cambria"/>
          <w:noProof w:val="0"/>
          <w:color w:val="00B050"/>
          <w:sz w:val="22"/>
          <w:szCs w:val="22"/>
          <w:lang w:val="es-ES"/>
        </w:rPr>
        <w:t xml:space="preserve">. La representación deberá decidirse de antemano: vectorizar previamente la transcripción optimiza velocidad, coste y auditabilidad, mientras que conservar el medio entero para procesamiento dinámico preserva matices verbales o visuales a cambio de mayor coste y menor trazabilidad; la regla práctica, alineada con las </w:t>
      </w:r>
      <w:r w:rsidRPr="676C1B0C" w:rsidR="418DA7E2">
        <w:rPr>
          <w:rFonts w:ascii="Cambria" w:hAnsi="Cambria" w:eastAsia="Cambria" w:cs="Cambria"/>
          <w:i w:val="1"/>
          <w:iCs w:val="1"/>
          <w:noProof w:val="0"/>
          <w:color w:val="00B050"/>
          <w:sz w:val="22"/>
          <w:szCs w:val="22"/>
          <w:lang w:val="es-ES"/>
        </w:rPr>
        <w:t>Golden Questions</w:t>
      </w:r>
      <w:r w:rsidRPr="676C1B0C" w:rsidR="418DA7E2">
        <w:rPr>
          <w:rFonts w:ascii="Cambria" w:hAnsi="Cambria" w:eastAsia="Cambria" w:cs="Cambria"/>
          <w:noProof w:val="0"/>
          <w:color w:val="00B050"/>
          <w:sz w:val="22"/>
          <w:szCs w:val="22"/>
          <w:lang w:val="es-ES"/>
        </w:rPr>
        <w:t xml:space="preserve">, será preferir la transcripción </w:t>
      </w:r>
      <w:r w:rsidRPr="676C1B0C" w:rsidR="418DA7E2">
        <w:rPr>
          <w:rFonts w:ascii="Cambria" w:hAnsi="Cambria" w:eastAsia="Cambria" w:cs="Cambria"/>
          <w:noProof w:val="0"/>
          <w:color w:val="00B050"/>
          <w:sz w:val="22"/>
          <w:szCs w:val="22"/>
          <w:lang w:val="es-ES"/>
        </w:rPr>
        <w:t>preindexada</w:t>
      </w:r>
      <w:r w:rsidRPr="676C1B0C" w:rsidR="418DA7E2">
        <w:rPr>
          <w:rFonts w:ascii="Cambria" w:hAnsi="Cambria" w:eastAsia="Cambria" w:cs="Cambria"/>
          <w:noProof w:val="0"/>
          <w:color w:val="00B050"/>
          <w:sz w:val="22"/>
          <w:szCs w:val="22"/>
          <w:lang w:val="es-ES"/>
        </w:rPr>
        <w:t xml:space="preserve"> salvo cuando la interpretabilidad del activo varíe sustancialmente según la consulta.</w:t>
      </w:r>
    </w:p>
    <w:p w:rsidR="676C1B0C" w:rsidP="676C1B0C" w:rsidRDefault="676C1B0C" w14:paraId="4D078CB6" w14:textId="6E0700FA">
      <w:pPr>
        <w:spacing w:before="280" w:after="120"/>
        <w:rPr>
          <w:color w:val="333333"/>
          <w:lang w:val="es-ES"/>
        </w:rPr>
      </w:pPr>
    </w:p>
    <w:p w:rsidR="00603F35" w:rsidP="00603F35" w:rsidRDefault="00603F35" w14:paraId="1E954553" w14:textId="720C24FC">
      <w:pPr>
        <w:pStyle w:val="Heading4"/>
        <w:rPr>
          <w:lang w:val="es-ES"/>
        </w:rPr>
      </w:pPr>
      <w:r w:rsidRPr="007915D1">
        <w:rPr>
          <w:lang w:val="es-ES"/>
        </w:rPr>
        <w:t>Consejo</w:t>
      </w:r>
      <w:r>
        <w:rPr>
          <w:lang w:val="es-ES"/>
        </w:rPr>
        <w:t xml:space="preserve"> Final</w:t>
      </w:r>
      <w:r w:rsidRPr="007915D1">
        <w:rPr>
          <w:lang w:val="es-ES"/>
        </w:rPr>
        <w:t>:</w:t>
      </w:r>
    </w:p>
    <w:p w:rsidRPr="00603F35" w:rsidR="00603F35" w:rsidP="00603F35" w:rsidRDefault="00603F35" w14:paraId="44B9B027" w14:textId="56F3D533">
      <w:pPr>
        <w:spacing w:before="280" w:after="120"/>
        <w:rPr>
          <w:color w:val="333333"/>
          <w:lang w:val="es-ES"/>
        </w:rPr>
      </w:pPr>
      <w:r>
        <w:rPr>
          <w:color w:val="333333"/>
          <w:lang w:val="es-ES"/>
        </w:rPr>
        <w:t>No por no aplicar una BBDD de grafos la solución tiene que ser menos potente. Normalmente las BBDD basadas en grafos son más difíciles de ajustar y gobernar e implementando bien el conjunto de técnicas que aparecen en este documento se pueden conseguir rendimientos iguales o superiores optimizando por infraestructura y costes a las necesidades particulares de cada caso de uso.</w:t>
      </w:r>
    </w:p>
    <w:p w:rsidR="00F8555D" w:rsidP="00565ED4" w:rsidRDefault="00F8555D" w14:paraId="36AD127D" w14:textId="77777777">
      <w:pPr>
        <w:pStyle w:val="NormalWeb"/>
        <w:rPr>
          <w:rFonts w:asciiTheme="minorHAnsi" w:hAnsiTheme="minorHAnsi" w:eastAsiaTheme="minorEastAsia" w:cstheme="minorBidi"/>
          <w:sz w:val="22"/>
          <w:szCs w:val="22"/>
          <w:lang w:val="es-ES"/>
        </w:rPr>
      </w:pPr>
    </w:p>
    <w:p w:rsidRPr="00441D58" w:rsidR="00441D58" w:rsidP="0001040A" w:rsidRDefault="00441D58" w14:paraId="5BAFF9D9" w14:textId="31DA94C4">
      <w:pPr>
        <w:pStyle w:val="Heading3"/>
        <w:rPr>
          <w:lang w:val="es-ES"/>
        </w:rPr>
      </w:pPr>
      <w:bookmarkStart w:name="_Toc231226338" w:id="102"/>
      <w:r w:rsidRPr="00441D58">
        <w:rPr>
          <w:lang w:val="es-ES"/>
        </w:rPr>
        <w:t>6.</w:t>
      </w:r>
      <w:r w:rsidR="00603F35">
        <w:rPr>
          <w:lang w:val="es-ES"/>
        </w:rPr>
        <w:t>4</w:t>
      </w:r>
      <w:r w:rsidRPr="00441D58">
        <w:rPr>
          <w:lang w:val="es-ES"/>
        </w:rPr>
        <w:t xml:space="preserve">. Componentes </w:t>
      </w:r>
      <w:bookmarkEnd w:id="102"/>
      <w:r w:rsidR="00603F35">
        <w:rPr>
          <w:lang w:val="es-ES"/>
        </w:rPr>
        <w:t>Relevantes del Pipeline de Ingesta Documental</w:t>
      </w:r>
    </w:p>
    <w:p w:rsidRPr="00603F35" w:rsidR="00441D58" w:rsidP="00603F35" w:rsidRDefault="00441D58" w14:paraId="6A4C88D6" w14:textId="2E86979E">
      <w:pPr>
        <w:spacing w:before="280" w:after="120"/>
        <w:rPr>
          <w:lang w:val="es-ES"/>
        </w:rPr>
      </w:pPr>
      <w:r w:rsidRPr="008F517D">
        <w:rPr>
          <w:lang w:val="es-ES"/>
        </w:rPr>
        <w:t>Para procesar, entender y explotar la documentación de una gran corporación, la arquitectura debe actuar como un ecosistema vivo de refinería de información. Dado que los activos de la empresa son multimodales (combinan texto, tablas, imágenes incrustadas, audios y vídeos), el pipeline se divide en dos grandes flujos operativos que garantizan la máxima higiene del dato en la entrada y la máxima fidelidad en la salida.</w:t>
      </w:r>
    </w:p>
    <w:p w:rsidRPr="008F517D" w:rsidR="00441D58" w:rsidP="00441D58" w:rsidRDefault="00441D58" w14:paraId="152A7501" w14:textId="77777777">
      <w:pPr>
        <w:spacing w:before="280" w:after="120"/>
        <w:rPr>
          <w:lang w:val="es-ES"/>
        </w:rPr>
      </w:pPr>
      <w:r w:rsidRPr="008F517D">
        <w:rPr>
          <w:lang w:val="es-ES"/>
        </w:rPr>
        <w:t>Este flujo se encarga de recibir los archivos corporativos en cualquier formato, procesar su contenido multimodal, resolver conflictos de información y enriquecer el conocimiento antes de indexarlo.</w:t>
      </w:r>
    </w:p>
    <w:p w:rsidRPr="008F517D" w:rsidR="00441D58" w:rsidP="00603F35" w:rsidRDefault="003C19A4" w14:paraId="18D75320" w14:textId="7C734DDB">
      <w:pPr>
        <w:pStyle w:val="Heading4"/>
        <w:rPr>
          <w:lang w:val="es-ES"/>
        </w:rPr>
      </w:pPr>
      <w:r>
        <w:rPr>
          <w:lang w:val="es-ES"/>
        </w:rPr>
        <w:t>6.</w:t>
      </w:r>
      <w:r w:rsidR="00603F35">
        <w:rPr>
          <w:lang w:val="es-ES"/>
        </w:rPr>
        <w:t>4</w:t>
      </w:r>
      <w:r w:rsidRPr="008F517D" w:rsidR="00441D58">
        <w:rPr>
          <w:lang w:val="es-ES"/>
        </w:rPr>
        <w:t xml:space="preserve">.1. </w:t>
      </w:r>
      <w:r w:rsidR="00441D58">
        <w:rPr>
          <w:lang w:val="es-ES"/>
        </w:rPr>
        <w:t>Componentes de extracción de información documental</w:t>
      </w:r>
    </w:p>
    <w:p w:rsidRPr="008F517D" w:rsidR="00441D58" w:rsidP="00441D58" w:rsidRDefault="00441D58" w14:paraId="179CA91A" w14:textId="77777777">
      <w:pPr>
        <w:spacing w:before="280" w:after="120"/>
        <w:rPr>
          <w:lang w:val="es-ES"/>
        </w:rPr>
      </w:pPr>
      <w:r>
        <w:rPr>
          <w:lang w:val="es-ES"/>
        </w:rPr>
        <w:t>Componentes destinados a extraer la información relevante de documentos, ya que estos, aunque se traten del formato más común pueden contener información clave en imágenes o tablas las cuales tendremos que procesar</w:t>
      </w:r>
    </w:p>
    <w:p w:rsidR="00441D58" w:rsidP="00441D58" w:rsidRDefault="00441D58" w14:paraId="700FFFF1" w14:textId="77777777">
      <w:pPr>
        <w:numPr>
          <w:ilvl w:val="0"/>
          <w:numId w:val="32"/>
        </w:numPr>
        <w:spacing w:before="280" w:after="120"/>
        <w:rPr>
          <w:lang w:val="es-ES"/>
        </w:rPr>
      </w:pPr>
      <w:r w:rsidRPr="008F517D">
        <w:rPr>
          <w:b/>
          <w:bCs/>
          <w:lang w:val="es-ES"/>
        </w:rPr>
        <w:t>OCR</w:t>
      </w:r>
      <w:r w:rsidRPr="008F517D">
        <w:rPr>
          <w:lang w:val="es-ES"/>
        </w:rPr>
        <w:t>: Componentes que entienden la geometría del documento (identifican títulos, pies de página, columnas o párrafos).</w:t>
      </w:r>
    </w:p>
    <w:p w:rsidRPr="008F517D" w:rsidR="00441D58" w:rsidP="00441D58" w:rsidRDefault="00441D58" w14:paraId="30DAB4EA" w14:textId="77777777">
      <w:pPr>
        <w:numPr>
          <w:ilvl w:val="0"/>
          <w:numId w:val="32"/>
        </w:numPr>
        <w:spacing w:before="280" w:after="120"/>
        <w:rPr>
          <w:lang w:val="es-ES"/>
        </w:rPr>
      </w:pPr>
      <w:r>
        <w:rPr>
          <w:b/>
          <w:bCs/>
          <w:lang w:val="es-ES"/>
        </w:rPr>
        <w:t>Detectores de idioma</w:t>
      </w:r>
      <w:r w:rsidRPr="008F517D">
        <w:rPr>
          <w:lang w:val="es-ES"/>
        </w:rPr>
        <w:t>:</w:t>
      </w:r>
      <w:r>
        <w:rPr>
          <w:lang w:val="es-ES"/>
        </w:rPr>
        <w:t xml:space="preserve"> Componente enfocado en detectar el idioma de un texto.</w:t>
      </w:r>
    </w:p>
    <w:p w:rsidRPr="008F517D" w:rsidR="00441D58" w:rsidP="00441D58" w:rsidRDefault="00441D58" w14:paraId="515B524B" w14:textId="77777777">
      <w:pPr>
        <w:numPr>
          <w:ilvl w:val="0"/>
          <w:numId w:val="32"/>
        </w:numPr>
        <w:spacing w:before="280" w:after="120"/>
        <w:rPr>
          <w:lang w:val="es-ES"/>
        </w:rPr>
      </w:pPr>
      <w:r w:rsidRPr="008F517D">
        <w:rPr>
          <w:b/>
          <w:bCs/>
          <w:lang w:val="es-ES"/>
        </w:rPr>
        <w:t>Extractores de Tablas Especializados</w:t>
      </w:r>
      <w:r w:rsidRPr="008F517D">
        <w:rPr>
          <w:lang w:val="es-ES"/>
        </w:rPr>
        <w:t>: Componentes que reconstruyen las tablas (en PDFs o imágenes) y las transforman a formatos legibles por LLMs (como HTML o Markdown), manteniendo la relación estructural de las celdas.</w:t>
      </w:r>
    </w:p>
    <w:p w:rsidRPr="008F517D" w:rsidR="00441D58" w:rsidP="00441D58" w:rsidRDefault="00441D58" w14:paraId="3770E68E" w14:textId="77777777">
      <w:pPr>
        <w:numPr>
          <w:ilvl w:val="0"/>
          <w:numId w:val="32"/>
        </w:numPr>
        <w:spacing w:before="280" w:after="120"/>
        <w:rPr>
          <w:lang w:val="es-ES"/>
        </w:rPr>
      </w:pPr>
      <w:r w:rsidRPr="676C1B0C" w:rsidR="0CBEDAA2">
        <w:rPr>
          <w:b w:val="1"/>
          <w:bCs w:val="1"/>
          <w:lang w:val="es-ES"/>
        </w:rPr>
        <w:t>Modelos de Visión-Lenguaje (VLM) para Ingesta</w:t>
      </w:r>
      <w:r w:rsidRPr="676C1B0C" w:rsidR="0CBEDAA2">
        <w:rPr>
          <w:b w:val="1"/>
          <w:bCs w:val="1"/>
          <w:lang w:val="es-ES"/>
        </w:rPr>
        <w:t xml:space="preserve"> de imagenes</w:t>
      </w:r>
      <w:r w:rsidRPr="676C1B0C" w:rsidR="0CBEDAA2">
        <w:rPr>
          <w:lang w:val="es-ES"/>
        </w:rPr>
        <w:t>:</w:t>
      </w:r>
      <w:commentRangeStart w:id="559670258"/>
      <w:r w:rsidRPr="676C1B0C" w:rsidR="0CBEDAA2">
        <w:rPr>
          <w:lang w:val="es-ES"/>
        </w:rPr>
        <w:t xml:space="preserve"> Generan descripciones textuales detalladas de imág</w:t>
      </w:r>
      <w:commentRangeEnd w:id="559670258"/>
      <w:r>
        <w:rPr>
          <w:rStyle w:val="CommentReference"/>
        </w:rPr>
        <w:commentReference w:id="559670258"/>
      </w:r>
      <w:r w:rsidRPr="676C1B0C" w:rsidR="0CBEDAA2">
        <w:rPr>
          <w:lang w:val="es-ES"/>
        </w:rPr>
        <w:t>enes complejas incrustadas (gráficos, diagramas, mapas) para que puedan ser buscadas semánticamente.</w:t>
      </w:r>
    </w:p>
    <w:p w:rsidR="32610F9B" w:rsidP="676C1B0C" w:rsidRDefault="32610F9B" w14:paraId="4CB06518" w14:textId="0CA77823">
      <w:pPr>
        <w:numPr>
          <w:ilvl w:val="0"/>
          <w:numId w:val="32"/>
        </w:numPr>
        <w:spacing w:before="280" w:after="120"/>
        <w:rPr>
          <w:rFonts w:ascii="Cambria" w:hAnsi="Cambria" w:eastAsia="Cambria" w:cs="Cambria"/>
          <w:noProof w:val="0"/>
          <w:color w:val="00B050"/>
          <w:sz w:val="22"/>
          <w:szCs w:val="22"/>
          <w:lang w:val="es-ES"/>
        </w:rPr>
      </w:pPr>
      <w:r w:rsidRPr="676C1B0C" w:rsidR="32610F9B">
        <w:rPr>
          <w:rFonts w:ascii="Cambria" w:hAnsi="Cambria" w:eastAsia="Cambria" w:cs="Cambria"/>
          <w:b w:val="1"/>
          <w:bCs w:val="1"/>
          <w:noProof w:val="0"/>
          <w:color w:val="00B050"/>
          <w:sz w:val="22"/>
          <w:szCs w:val="22"/>
          <w:lang w:val="es-ES"/>
        </w:rPr>
        <w:t>Segmentación de escenas y planos:</w:t>
      </w:r>
      <w:r w:rsidRPr="676C1B0C" w:rsidR="32610F9B">
        <w:rPr>
          <w:rFonts w:ascii="Cambria" w:hAnsi="Cambria" w:eastAsia="Cambria" w:cs="Cambria"/>
          <w:noProof w:val="0"/>
          <w:color w:val="00B050"/>
          <w:sz w:val="22"/>
          <w:szCs w:val="22"/>
          <w:lang w:val="es-ES"/>
        </w:rPr>
        <w:t xml:space="preserve"> divide el vídeo en unidades visuales coherentes que delimitan dónde extraer </w:t>
      </w:r>
      <w:r w:rsidRPr="676C1B0C" w:rsidR="32610F9B">
        <w:rPr>
          <w:rFonts w:ascii="Cambria" w:hAnsi="Cambria" w:eastAsia="Cambria" w:cs="Cambria"/>
          <w:i w:val="1"/>
          <w:iCs w:val="1"/>
          <w:noProof w:val="0"/>
          <w:color w:val="00B050"/>
          <w:sz w:val="22"/>
          <w:szCs w:val="22"/>
          <w:lang w:val="es-ES"/>
        </w:rPr>
        <w:t>keyframes</w:t>
      </w:r>
      <w:r w:rsidRPr="676C1B0C" w:rsidR="32610F9B">
        <w:rPr>
          <w:rFonts w:ascii="Cambria" w:hAnsi="Cambria" w:eastAsia="Cambria" w:cs="Cambria"/>
          <w:noProof w:val="0"/>
          <w:color w:val="00B050"/>
          <w:sz w:val="22"/>
          <w:szCs w:val="22"/>
          <w:lang w:val="es-ES"/>
        </w:rPr>
        <w:t xml:space="preserve"> y cómo acotar los </w:t>
      </w:r>
      <w:r w:rsidRPr="676C1B0C" w:rsidR="32610F9B">
        <w:rPr>
          <w:rFonts w:ascii="Cambria" w:hAnsi="Cambria" w:eastAsia="Cambria" w:cs="Cambria"/>
          <w:i w:val="1"/>
          <w:iCs w:val="1"/>
          <w:noProof w:val="0"/>
          <w:color w:val="00B050"/>
          <w:sz w:val="22"/>
          <w:szCs w:val="22"/>
          <w:lang w:val="es-ES"/>
        </w:rPr>
        <w:t>chunks</w:t>
      </w:r>
      <w:r w:rsidRPr="676C1B0C" w:rsidR="32610F9B">
        <w:rPr>
          <w:rFonts w:ascii="Cambria" w:hAnsi="Cambria" w:eastAsia="Cambria" w:cs="Cambria"/>
          <w:noProof w:val="0"/>
          <w:color w:val="00B050"/>
          <w:sz w:val="22"/>
          <w:szCs w:val="22"/>
          <w:lang w:val="es-ES"/>
        </w:rPr>
        <w:t xml:space="preserve"> temporales.</w:t>
      </w:r>
    </w:p>
    <w:p w:rsidR="32610F9B" w:rsidP="676C1B0C" w:rsidRDefault="32610F9B" w14:paraId="53BC1D0C" w14:textId="40FE7915">
      <w:pPr>
        <w:numPr>
          <w:ilvl w:val="0"/>
          <w:numId w:val="32"/>
        </w:numPr>
        <w:spacing w:before="280" w:after="120"/>
        <w:rPr>
          <w:rFonts w:ascii="Cambria" w:hAnsi="Cambria" w:eastAsia="Cambria" w:cs="Cambria"/>
          <w:noProof w:val="0"/>
          <w:color w:val="00B050"/>
          <w:sz w:val="22"/>
          <w:szCs w:val="22"/>
          <w:lang w:val="es-ES"/>
        </w:rPr>
      </w:pPr>
      <w:r w:rsidRPr="676C1B0C" w:rsidR="32610F9B">
        <w:rPr>
          <w:rFonts w:ascii="Cambria" w:hAnsi="Cambria" w:eastAsia="Cambria" w:cs="Cambria"/>
          <w:noProof w:val="0"/>
          <w:color w:val="00B050"/>
          <w:sz w:val="22"/>
          <w:szCs w:val="22"/>
          <w:lang w:val="es-ES"/>
        </w:rPr>
        <w:t xml:space="preserve"> </w:t>
      </w:r>
      <w:r w:rsidRPr="676C1B0C" w:rsidR="32610F9B">
        <w:rPr>
          <w:rFonts w:ascii="Cambria" w:hAnsi="Cambria" w:eastAsia="Cambria" w:cs="Cambria"/>
          <w:b w:val="1"/>
          <w:bCs w:val="1"/>
          <w:noProof w:val="0"/>
          <w:color w:val="00B050"/>
          <w:sz w:val="22"/>
          <w:szCs w:val="22"/>
          <w:lang w:val="es-ES"/>
        </w:rPr>
        <w:t xml:space="preserve">Extracción de </w:t>
      </w:r>
      <w:r w:rsidRPr="676C1B0C" w:rsidR="32610F9B">
        <w:rPr>
          <w:rFonts w:ascii="Cambria" w:hAnsi="Cambria" w:eastAsia="Cambria" w:cs="Cambria"/>
          <w:b w:val="1"/>
          <w:bCs w:val="1"/>
          <w:i w:val="1"/>
          <w:iCs w:val="1"/>
          <w:noProof w:val="0"/>
          <w:color w:val="00B050"/>
          <w:sz w:val="22"/>
          <w:szCs w:val="22"/>
          <w:lang w:val="es-ES"/>
        </w:rPr>
        <w:t>keyframes</w:t>
      </w:r>
      <w:r w:rsidRPr="676C1B0C" w:rsidR="32610F9B">
        <w:rPr>
          <w:rFonts w:ascii="Cambria" w:hAnsi="Cambria" w:eastAsia="Cambria" w:cs="Cambria"/>
          <w:b w:val="1"/>
          <w:bCs w:val="1"/>
          <w:noProof w:val="0"/>
          <w:color w:val="00B050"/>
          <w:sz w:val="22"/>
          <w:szCs w:val="22"/>
          <w:lang w:val="es-ES"/>
        </w:rPr>
        <w:t xml:space="preserve"> y descripción VLM:</w:t>
      </w:r>
      <w:r w:rsidRPr="676C1B0C" w:rsidR="32610F9B">
        <w:rPr>
          <w:rFonts w:ascii="Cambria" w:hAnsi="Cambria" w:eastAsia="Cambria" w:cs="Cambria"/>
          <w:noProof w:val="0"/>
          <w:color w:val="00B050"/>
          <w:sz w:val="22"/>
          <w:szCs w:val="22"/>
          <w:lang w:val="es-ES"/>
        </w:rPr>
        <w:t xml:space="preserve"> selecciona los fotogramas representativos de cada escena y los entrega al modelo de visión-lenguaje para generar su descripción </w:t>
      </w:r>
      <w:r w:rsidRPr="676C1B0C" w:rsidR="32610F9B">
        <w:rPr>
          <w:rFonts w:ascii="Cambria" w:hAnsi="Cambria" w:eastAsia="Cambria" w:cs="Cambria"/>
          <w:noProof w:val="0"/>
          <w:color w:val="00B050"/>
          <w:sz w:val="22"/>
          <w:szCs w:val="22"/>
          <w:lang w:val="es-ES"/>
        </w:rPr>
        <w:t>buscable</w:t>
      </w:r>
      <w:r w:rsidRPr="676C1B0C" w:rsidR="32610F9B">
        <w:rPr>
          <w:rFonts w:ascii="Cambria" w:hAnsi="Cambria" w:eastAsia="Cambria" w:cs="Cambria"/>
          <w:noProof w:val="0"/>
          <w:color w:val="00B050"/>
          <w:sz w:val="22"/>
          <w:szCs w:val="22"/>
          <w:lang w:val="es-ES"/>
        </w:rPr>
        <w:t>.</w:t>
      </w:r>
    </w:p>
    <w:p w:rsidR="676C1B0C" w:rsidP="676C1B0C" w:rsidRDefault="676C1B0C" w14:paraId="75E97F07" w14:textId="1F402EB8">
      <w:pPr>
        <w:pStyle w:val="ListParagraph"/>
        <w:ind w:left="720"/>
        <w:rPr>
          <w:rFonts w:ascii="Cambria" w:hAnsi="Cambria" w:eastAsia="Cambria" w:cs="Cambria"/>
          <w:noProof w:val="0"/>
          <w:color w:val="00B050"/>
          <w:sz w:val="22"/>
          <w:szCs w:val="22"/>
          <w:lang w:val="es-ES"/>
        </w:rPr>
      </w:pPr>
    </w:p>
    <w:p w:rsidR="32610F9B" w:rsidP="676C1B0C" w:rsidRDefault="32610F9B" w14:paraId="212ADC4B" w14:textId="65033EAD">
      <w:pPr>
        <w:pStyle w:val="ListParagraph"/>
        <w:numPr>
          <w:ilvl w:val="0"/>
          <w:numId w:val="32"/>
        </w:numPr>
        <w:rPr>
          <w:rFonts w:ascii="Cambria" w:hAnsi="Cambria" w:eastAsia="Cambria" w:cs="Cambria"/>
          <w:noProof w:val="0"/>
          <w:color w:val="00B050"/>
          <w:sz w:val="22"/>
          <w:szCs w:val="22"/>
          <w:lang w:val="es-ES"/>
        </w:rPr>
      </w:pPr>
      <w:r w:rsidRPr="676C1B0C" w:rsidR="32610F9B">
        <w:rPr>
          <w:rFonts w:ascii="Cambria" w:hAnsi="Cambria" w:eastAsia="Cambria" w:cs="Cambria"/>
          <w:noProof w:val="0"/>
          <w:color w:val="00B050"/>
          <w:sz w:val="22"/>
          <w:szCs w:val="22"/>
          <w:lang w:val="es-ES"/>
        </w:rPr>
        <w:t xml:space="preserve"> </w:t>
      </w:r>
      <w:r w:rsidRPr="676C1B0C" w:rsidR="32610F9B">
        <w:rPr>
          <w:rFonts w:ascii="Cambria" w:hAnsi="Cambria" w:eastAsia="Cambria" w:cs="Cambria"/>
          <w:b w:val="1"/>
          <w:bCs w:val="1"/>
          <w:noProof w:val="0"/>
          <w:color w:val="00B050"/>
          <w:sz w:val="22"/>
          <w:szCs w:val="22"/>
          <w:lang w:val="es-ES"/>
        </w:rPr>
        <w:t>OCR sobre fotograma:</w:t>
      </w:r>
      <w:r w:rsidRPr="676C1B0C" w:rsidR="32610F9B">
        <w:rPr>
          <w:rFonts w:ascii="Cambria" w:hAnsi="Cambria" w:eastAsia="Cambria" w:cs="Cambria"/>
          <w:noProof w:val="0"/>
          <w:color w:val="00B050"/>
          <w:sz w:val="22"/>
          <w:szCs w:val="22"/>
          <w:lang w:val="es-ES"/>
        </w:rPr>
        <w:t xml:space="preserve"> recupera el texto quemado en imágenes y vídeos (rótulos, diapositivas, credenciales), invisible de otro modo para la búsqueda y la detección de PII.</w:t>
      </w:r>
    </w:p>
    <w:p w:rsidR="676C1B0C" w:rsidP="676C1B0C" w:rsidRDefault="676C1B0C" w14:paraId="125EF46F" w14:textId="47152E3E">
      <w:pPr>
        <w:pStyle w:val="ListParagraph"/>
        <w:ind w:left="720"/>
        <w:rPr>
          <w:rFonts w:ascii="Cambria" w:hAnsi="Cambria" w:eastAsia="Cambria" w:cs="Cambria"/>
          <w:noProof w:val="0"/>
          <w:color w:val="00B050"/>
          <w:sz w:val="22"/>
          <w:szCs w:val="22"/>
          <w:lang w:val="es-ES"/>
        </w:rPr>
      </w:pPr>
    </w:p>
    <w:p w:rsidR="32610F9B" w:rsidP="676C1B0C" w:rsidRDefault="32610F9B" w14:paraId="467BB48A" w14:textId="316E8120">
      <w:pPr>
        <w:pStyle w:val="ListParagraph"/>
        <w:numPr>
          <w:ilvl w:val="0"/>
          <w:numId w:val="32"/>
        </w:numPr>
        <w:rPr>
          <w:rFonts w:ascii="Cambria" w:hAnsi="Cambria" w:eastAsia="Cambria" w:cs="Cambria"/>
          <w:noProof w:val="0"/>
          <w:color w:val="00B050"/>
          <w:sz w:val="22"/>
          <w:szCs w:val="22"/>
          <w:lang w:val="es-ES"/>
        </w:rPr>
      </w:pPr>
      <w:r w:rsidRPr="676C1B0C" w:rsidR="32610F9B">
        <w:rPr>
          <w:rFonts w:ascii="Cambria" w:hAnsi="Cambria" w:eastAsia="Cambria" w:cs="Cambria"/>
          <w:noProof w:val="0"/>
          <w:color w:val="00B050"/>
          <w:sz w:val="22"/>
          <w:szCs w:val="22"/>
          <w:lang w:val="es-ES"/>
        </w:rPr>
        <w:t xml:space="preserve"> </w:t>
      </w:r>
      <w:r w:rsidRPr="676C1B0C" w:rsidR="32610F9B">
        <w:rPr>
          <w:rFonts w:ascii="Cambria" w:hAnsi="Cambria" w:eastAsia="Cambria" w:cs="Cambria"/>
          <w:b w:val="1"/>
          <w:bCs w:val="1"/>
          <w:noProof w:val="0"/>
          <w:color w:val="00B050"/>
          <w:sz w:val="22"/>
          <w:szCs w:val="22"/>
          <w:lang w:val="es-ES"/>
        </w:rPr>
        <w:t>Detección de idioma y actividad de voz (VAD):</w:t>
      </w:r>
      <w:r w:rsidRPr="676C1B0C" w:rsidR="32610F9B">
        <w:rPr>
          <w:rFonts w:ascii="Cambria" w:hAnsi="Cambria" w:eastAsia="Cambria" w:cs="Cambria"/>
          <w:noProof w:val="0"/>
          <w:color w:val="00B050"/>
          <w:sz w:val="22"/>
          <w:szCs w:val="22"/>
          <w:lang w:val="es-ES"/>
        </w:rPr>
        <w:t xml:space="preserve"> identifica el idioma y discrimina los tramos con voz de los silencios, optimizando transcripción y segmentación.</w:t>
      </w:r>
    </w:p>
    <w:p w:rsidR="676C1B0C" w:rsidP="676C1B0C" w:rsidRDefault="676C1B0C" w14:paraId="12F7FE88" w14:textId="4742F78D">
      <w:pPr>
        <w:pStyle w:val="ListParagraph"/>
        <w:ind w:left="720"/>
        <w:rPr>
          <w:rFonts w:ascii="Cambria" w:hAnsi="Cambria" w:eastAsia="Cambria" w:cs="Cambria"/>
          <w:noProof w:val="0"/>
          <w:color w:val="00B050"/>
          <w:sz w:val="22"/>
          <w:szCs w:val="22"/>
          <w:lang w:val="es-ES"/>
        </w:rPr>
      </w:pPr>
    </w:p>
    <w:p w:rsidR="32610F9B" w:rsidP="676C1B0C" w:rsidRDefault="32610F9B" w14:paraId="3647C488" w14:textId="78FEA03F">
      <w:pPr>
        <w:pStyle w:val="ListParagraph"/>
        <w:numPr>
          <w:ilvl w:val="0"/>
          <w:numId w:val="32"/>
        </w:numPr>
        <w:rPr>
          <w:rFonts w:ascii="Cambria" w:hAnsi="Cambria" w:eastAsia="Cambria" w:cs="Cambria"/>
          <w:noProof w:val="0"/>
          <w:color w:val="00B050"/>
          <w:sz w:val="22"/>
          <w:szCs w:val="22"/>
          <w:lang w:val="es-ES"/>
        </w:rPr>
      </w:pPr>
      <w:r w:rsidRPr="676C1B0C" w:rsidR="32610F9B">
        <w:rPr>
          <w:rFonts w:ascii="Cambria" w:hAnsi="Cambria" w:eastAsia="Cambria" w:cs="Cambria"/>
          <w:noProof w:val="0"/>
          <w:color w:val="00B050"/>
          <w:sz w:val="22"/>
          <w:szCs w:val="22"/>
          <w:lang w:val="es-ES"/>
        </w:rPr>
        <w:t xml:space="preserve"> </w:t>
      </w:r>
      <w:r w:rsidRPr="676C1B0C" w:rsidR="32610F9B">
        <w:rPr>
          <w:rFonts w:ascii="Cambria" w:hAnsi="Cambria" w:eastAsia="Cambria" w:cs="Cambria"/>
          <w:b w:val="1"/>
          <w:bCs w:val="1"/>
          <w:i w:val="1"/>
          <w:iCs w:val="1"/>
          <w:noProof w:val="0"/>
          <w:color w:val="00B050"/>
          <w:sz w:val="22"/>
          <w:szCs w:val="22"/>
          <w:lang w:val="es-ES"/>
        </w:rPr>
        <w:t>Fingerprinting</w:t>
      </w:r>
      <w:r w:rsidRPr="676C1B0C" w:rsidR="32610F9B">
        <w:rPr>
          <w:rFonts w:ascii="Cambria" w:hAnsi="Cambria" w:eastAsia="Cambria" w:cs="Cambria"/>
          <w:b w:val="1"/>
          <w:bCs w:val="1"/>
          <w:noProof w:val="0"/>
          <w:color w:val="00B050"/>
          <w:sz w:val="22"/>
          <w:szCs w:val="22"/>
          <w:lang w:val="es-ES"/>
        </w:rPr>
        <w:t xml:space="preserve"> de audio:</w:t>
      </w:r>
      <w:r w:rsidRPr="676C1B0C" w:rsidR="32610F9B">
        <w:rPr>
          <w:rFonts w:ascii="Cambria" w:hAnsi="Cambria" w:eastAsia="Cambria" w:cs="Cambria"/>
          <w:noProof w:val="0"/>
          <w:color w:val="00B050"/>
          <w:sz w:val="22"/>
          <w:szCs w:val="22"/>
          <w:lang w:val="es-ES"/>
        </w:rPr>
        <w:t xml:space="preserve"> genera la huella perceptual que reconoce un mismo activo sonoro recodificado, base de la </w:t>
      </w:r>
      <w:r w:rsidRPr="676C1B0C" w:rsidR="32610F9B">
        <w:rPr>
          <w:rFonts w:ascii="Cambria" w:hAnsi="Cambria" w:eastAsia="Cambria" w:cs="Cambria"/>
          <w:noProof w:val="0"/>
          <w:color w:val="00B050"/>
          <w:sz w:val="22"/>
          <w:szCs w:val="22"/>
          <w:lang w:val="es-ES"/>
        </w:rPr>
        <w:t>deduplicación</w:t>
      </w:r>
      <w:r w:rsidRPr="676C1B0C" w:rsidR="32610F9B">
        <w:rPr>
          <w:rFonts w:ascii="Cambria" w:hAnsi="Cambria" w:eastAsia="Cambria" w:cs="Cambria"/>
          <w:noProof w:val="0"/>
          <w:color w:val="00B050"/>
          <w:sz w:val="22"/>
          <w:szCs w:val="22"/>
          <w:lang w:val="es-ES"/>
        </w:rPr>
        <w:t xml:space="preserve"> de medios.</w:t>
      </w:r>
    </w:p>
    <w:p w:rsidR="676C1B0C" w:rsidP="676C1B0C" w:rsidRDefault="676C1B0C" w14:paraId="78F36956" w14:textId="60CE6BEB">
      <w:pPr>
        <w:pStyle w:val="ListParagraph"/>
        <w:ind w:left="720"/>
        <w:rPr>
          <w:rFonts w:ascii="Cambria" w:hAnsi="Cambria" w:eastAsia="Cambria" w:cs="Cambria"/>
          <w:noProof w:val="0"/>
          <w:color w:val="00B050"/>
          <w:sz w:val="22"/>
          <w:szCs w:val="22"/>
          <w:lang w:val="es-ES"/>
        </w:rPr>
      </w:pPr>
    </w:p>
    <w:p w:rsidR="32610F9B" w:rsidP="676C1B0C" w:rsidRDefault="32610F9B" w14:paraId="679D5BB4" w14:textId="59BFCCDB">
      <w:pPr>
        <w:pStyle w:val="ListParagraph"/>
        <w:numPr>
          <w:ilvl w:val="0"/>
          <w:numId w:val="32"/>
        </w:numPr>
        <w:rPr>
          <w:rFonts w:ascii="Cambria" w:hAnsi="Cambria" w:eastAsia="Cambria" w:cs="Cambria"/>
          <w:noProof w:val="0"/>
          <w:color w:val="00B050"/>
          <w:sz w:val="22"/>
          <w:szCs w:val="22"/>
          <w:lang w:val="es-ES"/>
        </w:rPr>
      </w:pPr>
      <w:r w:rsidRPr="676C1B0C" w:rsidR="32610F9B">
        <w:rPr>
          <w:rFonts w:ascii="Cambria" w:hAnsi="Cambria" w:eastAsia="Cambria" w:cs="Cambria"/>
          <w:noProof w:val="0"/>
          <w:color w:val="00B050"/>
          <w:sz w:val="22"/>
          <w:szCs w:val="22"/>
          <w:lang w:val="es-ES"/>
        </w:rPr>
        <w:t xml:space="preserve"> </w:t>
      </w:r>
      <w:r w:rsidRPr="676C1B0C" w:rsidR="32610F9B">
        <w:rPr>
          <w:rFonts w:ascii="Cambria" w:hAnsi="Cambria" w:eastAsia="Cambria" w:cs="Cambria"/>
          <w:b w:val="1"/>
          <w:bCs w:val="1"/>
          <w:noProof w:val="0"/>
          <w:color w:val="00B050"/>
          <w:sz w:val="22"/>
          <w:szCs w:val="22"/>
          <w:lang w:val="es-ES"/>
        </w:rPr>
        <w:t>Validador de confianza de transcripción:</w:t>
      </w:r>
      <w:r w:rsidRPr="676C1B0C" w:rsidR="32610F9B">
        <w:rPr>
          <w:rFonts w:ascii="Cambria" w:hAnsi="Cambria" w:eastAsia="Cambria" w:cs="Cambria"/>
          <w:noProof w:val="0"/>
          <w:color w:val="00B050"/>
          <w:sz w:val="22"/>
          <w:szCs w:val="22"/>
          <w:lang w:val="es-ES"/>
        </w:rPr>
        <w:t xml:space="preserve"> puntúa la fiabilidad de transcripción y </w:t>
      </w:r>
      <w:r w:rsidRPr="676C1B0C" w:rsidR="32610F9B">
        <w:rPr>
          <w:rFonts w:ascii="Cambria" w:hAnsi="Cambria" w:eastAsia="Cambria" w:cs="Cambria"/>
          <w:i w:val="1"/>
          <w:iCs w:val="1"/>
          <w:noProof w:val="0"/>
          <w:color w:val="00B050"/>
          <w:sz w:val="22"/>
          <w:szCs w:val="22"/>
          <w:lang w:val="es-ES"/>
        </w:rPr>
        <w:t>caption</w:t>
      </w:r>
      <w:r w:rsidRPr="676C1B0C" w:rsidR="32610F9B">
        <w:rPr>
          <w:rFonts w:ascii="Cambria" w:hAnsi="Cambria" w:eastAsia="Cambria" w:cs="Cambria"/>
          <w:noProof w:val="0"/>
          <w:color w:val="00B050"/>
          <w:sz w:val="22"/>
          <w:szCs w:val="22"/>
          <w:lang w:val="es-ES"/>
        </w:rPr>
        <w:t xml:space="preserve"> y alimenta el </w:t>
      </w:r>
      <w:r w:rsidRPr="676C1B0C" w:rsidR="32610F9B">
        <w:rPr>
          <w:rFonts w:ascii="Cambria" w:hAnsi="Cambria" w:eastAsia="Cambria" w:cs="Cambria"/>
          <w:i w:val="1"/>
          <w:iCs w:val="1"/>
          <w:noProof w:val="0"/>
          <w:color w:val="00B050"/>
          <w:sz w:val="22"/>
          <w:szCs w:val="22"/>
          <w:lang w:val="es-ES"/>
        </w:rPr>
        <w:t>gate</w:t>
      </w:r>
      <w:r w:rsidRPr="676C1B0C" w:rsidR="32610F9B">
        <w:rPr>
          <w:rFonts w:ascii="Cambria" w:hAnsi="Cambria" w:eastAsia="Cambria" w:cs="Cambria"/>
          <w:noProof w:val="0"/>
          <w:color w:val="00B050"/>
          <w:sz w:val="22"/>
          <w:szCs w:val="22"/>
          <w:lang w:val="es-ES"/>
        </w:rPr>
        <w:t xml:space="preserve"> de la Capa Plata, derivando a HITL lo que no supere el umbral.</w:t>
      </w:r>
    </w:p>
    <w:p w:rsidRPr="008F517D" w:rsidR="00441D58" w:rsidP="00603F35" w:rsidRDefault="003C19A4" w14:paraId="0149B13A" w14:textId="715D2759">
      <w:pPr>
        <w:pStyle w:val="Heading4"/>
        <w:rPr>
          <w:lang w:val="es-ES"/>
        </w:rPr>
      </w:pPr>
      <w:r>
        <w:rPr>
          <w:lang w:val="es-ES"/>
        </w:rPr>
        <w:t>6.</w:t>
      </w:r>
      <w:r w:rsidR="00603F35">
        <w:rPr>
          <w:lang w:val="es-ES"/>
        </w:rPr>
        <w:t>4</w:t>
      </w:r>
      <w:r w:rsidRPr="008F517D">
        <w:rPr>
          <w:lang w:val="es-ES"/>
        </w:rPr>
        <w:t>.</w:t>
      </w:r>
      <w:r>
        <w:rPr>
          <w:lang w:val="es-ES"/>
        </w:rPr>
        <w:t>2</w:t>
      </w:r>
      <w:r w:rsidRPr="008F517D">
        <w:rPr>
          <w:lang w:val="es-ES"/>
        </w:rPr>
        <w:t xml:space="preserve"> </w:t>
      </w:r>
      <w:r w:rsidR="00441D58">
        <w:rPr>
          <w:lang w:val="es-ES"/>
        </w:rPr>
        <w:t>Componentes de extracción de información multimedia</w:t>
      </w:r>
    </w:p>
    <w:p w:rsidRPr="008F517D" w:rsidR="00441D58" w:rsidP="00441D58" w:rsidRDefault="00441D58" w14:paraId="0320B72B" w14:textId="77777777">
      <w:pPr>
        <w:spacing w:before="280" w:after="120"/>
        <w:rPr>
          <w:lang w:val="es-ES"/>
        </w:rPr>
      </w:pPr>
      <w:r w:rsidRPr="008F517D">
        <w:rPr>
          <w:lang w:val="es-ES"/>
        </w:rPr>
        <w:t>Normaliza los activos multimedia (</w:t>
      </w:r>
      <w:r>
        <w:rPr>
          <w:lang w:val="es-ES"/>
        </w:rPr>
        <w:t xml:space="preserve">videos, </w:t>
      </w:r>
      <w:r w:rsidRPr="008F517D">
        <w:rPr>
          <w:lang w:val="es-ES"/>
        </w:rPr>
        <w:t>grabaciones de reuniones, llamadas, juntas de accionistas) a texto:</w:t>
      </w:r>
    </w:p>
    <w:p w:rsidRPr="008F517D" w:rsidR="00441D58" w:rsidP="00441D58" w:rsidRDefault="00441D58" w14:paraId="191FAFD6" w14:textId="77777777">
      <w:pPr>
        <w:numPr>
          <w:ilvl w:val="0"/>
          <w:numId w:val="33"/>
        </w:numPr>
        <w:spacing w:before="280" w:after="120"/>
        <w:rPr>
          <w:lang w:val="es-ES"/>
        </w:rPr>
      </w:pPr>
      <w:r w:rsidRPr="008F517D">
        <w:rPr>
          <w:b/>
          <w:bCs/>
          <w:lang w:val="es-ES"/>
        </w:rPr>
        <w:t>Motores de Transcripción Semántica (Whisper o similares):</w:t>
      </w:r>
      <w:r w:rsidRPr="008F517D">
        <w:rPr>
          <w:lang w:val="es-ES"/>
        </w:rPr>
        <w:t xml:space="preserve"> Transforman el audio en texto plano estructurado.</w:t>
      </w:r>
    </w:p>
    <w:p w:rsidRPr="008F517D" w:rsidR="00441D58" w:rsidP="00441D58" w:rsidRDefault="00441D58" w14:paraId="6FA96118" w14:textId="77777777">
      <w:pPr>
        <w:numPr>
          <w:ilvl w:val="0"/>
          <w:numId w:val="33"/>
        </w:numPr>
        <w:spacing w:before="280" w:after="120"/>
        <w:rPr>
          <w:lang w:val="es-ES"/>
        </w:rPr>
      </w:pPr>
      <w:r>
        <w:rPr>
          <w:b/>
          <w:bCs/>
          <w:lang w:val="es-ES"/>
        </w:rPr>
        <w:t>Identificación del hablante:</w:t>
      </w:r>
      <w:r>
        <w:rPr>
          <w:lang w:val="es-ES"/>
        </w:rPr>
        <w:t xml:space="preserve"> Componente que identifica al hablante de forma precisa.</w:t>
      </w:r>
    </w:p>
    <w:p w:rsidR="00441D58" w:rsidP="00441D58" w:rsidRDefault="00441D58" w14:paraId="4FFEB7B0" w14:textId="77777777">
      <w:pPr>
        <w:numPr>
          <w:ilvl w:val="0"/>
          <w:numId w:val="33"/>
        </w:numPr>
        <w:spacing w:before="280" w:after="120"/>
        <w:rPr>
          <w:lang w:val="es-ES"/>
        </w:rPr>
      </w:pPr>
      <w:r w:rsidRPr="008F517D">
        <w:rPr>
          <w:b/>
          <w:bCs/>
          <w:lang w:val="es-ES"/>
        </w:rPr>
        <w:t>Diarización de Hablantes (Speaker Diarization):</w:t>
      </w:r>
      <w:r w:rsidRPr="008F517D">
        <w:rPr>
          <w:lang w:val="es-ES"/>
        </w:rPr>
        <w:t xml:space="preserve"> Componente que identifica quién dice qué, inyectando metadatos fundamentales para responder preguntas basadas en la autoría de la voz.</w:t>
      </w:r>
    </w:p>
    <w:p w:rsidR="00441D58" w:rsidP="00441D58" w:rsidRDefault="00441D58" w14:paraId="79D9B4A0" w14:textId="77777777">
      <w:pPr>
        <w:numPr>
          <w:ilvl w:val="0"/>
          <w:numId w:val="33"/>
        </w:numPr>
        <w:spacing w:before="280" w:after="120"/>
        <w:rPr>
          <w:lang w:val="es-ES"/>
        </w:rPr>
      </w:pPr>
      <w:r w:rsidRPr="008F517D">
        <w:rPr>
          <w:b/>
          <w:bCs/>
          <w:lang w:val="es-ES"/>
        </w:rPr>
        <w:t>Modelos de Visión-Lenguaje (VLM) para Ingesta</w:t>
      </w:r>
      <w:r>
        <w:rPr>
          <w:b/>
          <w:bCs/>
          <w:lang w:val="es-ES"/>
        </w:rPr>
        <w:t xml:space="preserve"> de videos</w:t>
      </w:r>
      <w:r w:rsidRPr="008F517D">
        <w:rPr>
          <w:lang w:val="es-ES"/>
        </w:rPr>
        <w:t xml:space="preserve">: Generan descripciones textuales detalladas de </w:t>
      </w:r>
      <w:r>
        <w:rPr>
          <w:lang w:val="es-ES"/>
        </w:rPr>
        <w:t>videos</w:t>
      </w:r>
      <w:r w:rsidRPr="008F517D">
        <w:rPr>
          <w:lang w:val="es-ES"/>
        </w:rPr>
        <w:t xml:space="preserve"> </w:t>
      </w:r>
      <w:r>
        <w:rPr>
          <w:lang w:val="es-ES"/>
        </w:rPr>
        <w:t>con el objetivo de extraer la información visual que aparecen dentro de los mismos</w:t>
      </w:r>
      <w:r w:rsidRPr="008F517D">
        <w:rPr>
          <w:lang w:val="es-ES"/>
        </w:rPr>
        <w:t>.</w:t>
      </w:r>
    </w:p>
    <w:p w:rsidRPr="00A64C4C" w:rsidR="00441D58" w:rsidP="00441D58" w:rsidRDefault="00441D58" w14:paraId="2FF3483A" w14:textId="64CD46E4">
      <w:pPr>
        <w:numPr>
          <w:ilvl w:val="0"/>
          <w:numId w:val="33"/>
        </w:numPr>
        <w:spacing w:before="280" w:after="120"/>
        <w:rPr>
          <w:lang w:val="es-ES"/>
        </w:rPr>
      </w:pPr>
      <w:r w:rsidRPr="676C1B0C" w:rsidR="70C1A609">
        <w:rPr>
          <w:b w:val="1"/>
          <w:bCs w:val="1"/>
          <w:lang w:val="es-ES"/>
        </w:rPr>
        <w:t>Detectores de Sentimiento (Sentiment &amp; Tone Analysis):</w:t>
      </w:r>
      <w:r w:rsidRPr="676C1B0C" w:rsidR="70C1A609">
        <w:rPr>
          <w:lang w:val="es-ES"/>
        </w:rPr>
        <w:t xml:space="preserve"> Componentes que evalúan el nivel de satisfacción, urgencia o frustración en textos de interacciones humanas (correos, llamadas).</w:t>
      </w:r>
    </w:p>
    <w:p w:rsidR="676C1B0C" w:rsidP="676C1B0C" w:rsidRDefault="676C1B0C" w14:paraId="673189EF" w14:textId="689B035F">
      <w:pPr>
        <w:spacing w:before="280" w:after="120"/>
        <w:rPr>
          <w:lang w:val="es-ES"/>
        </w:rPr>
      </w:pPr>
    </w:p>
    <w:p w:rsidRPr="008F517D" w:rsidR="00441D58" w:rsidP="00603F35" w:rsidRDefault="003C19A4" w14:paraId="23269457" w14:textId="28CB367C">
      <w:pPr>
        <w:pStyle w:val="Heading4"/>
        <w:rPr>
          <w:lang w:val="es-ES"/>
        </w:rPr>
      </w:pPr>
      <w:r>
        <w:rPr>
          <w:lang w:val="es-ES"/>
        </w:rPr>
        <w:t>6.</w:t>
      </w:r>
      <w:r w:rsidR="00603F35">
        <w:rPr>
          <w:lang w:val="es-ES"/>
        </w:rPr>
        <w:t>4</w:t>
      </w:r>
      <w:r w:rsidRPr="008F517D">
        <w:rPr>
          <w:lang w:val="es-ES"/>
        </w:rPr>
        <w:t>.</w:t>
      </w:r>
      <w:r>
        <w:rPr>
          <w:lang w:val="es-ES"/>
        </w:rPr>
        <w:t>3</w:t>
      </w:r>
      <w:r w:rsidRPr="008F517D">
        <w:rPr>
          <w:lang w:val="es-ES"/>
        </w:rPr>
        <w:t xml:space="preserve"> </w:t>
      </w:r>
      <w:r w:rsidRPr="008F517D" w:rsidR="00441D58">
        <w:rPr>
          <w:lang w:val="es-ES"/>
        </w:rPr>
        <w:t>Control de Calidad e Higiene del Dato (Consistencia Interna)</w:t>
      </w:r>
    </w:p>
    <w:p w:rsidRPr="008F517D" w:rsidR="00441D58" w:rsidP="00441D58" w:rsidRDefault="00441D58" w14:paraId="1A159B15" w14:textId="77777777">
      <w:pPr>
        <w:spacing w:before="280" w:after="120"/>
        <w:rPr>
          <w:lang w:val="es-ES"/>
        </w:rPr>
      </w:pPr>
      <w:r w:rsidRPr="008F517D">
        <w:rPr>
          <w:lang w:val="es-ES"/>
        </w:rPr>
        <w:t>Antes de indexar la información en la base de datos definitiva, este bloque actúa como un motor de gobernanza y depuración. Su objetivo es evitar el ruido, la redundancia y la obsolescencia mediante técnicas avanzadas de detección y protocolos claros de resolución</w:t>
      </w:r>
      <w:r>
        <w:rPr>
          <w:lang w:val="es-ES"/>
        </w:rPr>
        <w:t>. Para realizar estas tareas destacan los siguientes componentes:</w:t>
      </w:r>
    </w:p>
    <w:p w:rsidR="00441D58" w:rsidP="00441D58" w:rsidRDefault="00441D58" w14:paraId="49EB476D" w14:textId="77777777">
      <w:pPr>
        <w:numPr>
          <w:ilvl w:val="0"/>
          <w:numId w:val="34"/>
        </w:numPr>
        <w:spacing w:before="280" w:after="120"/>
        <w:rPr>
          <w:lang w:val="es-ES"/>
        </w:rPr>
      </w:pPr>
      <w:r w:rsidRPr="00536B00">
        <w:rPr>
          <w:b/>
          <w:bCs/>
          <w:lang w:val="es-ES"/>
        </w:rPr>
        <w:t>Detectores de duplicados</w:t>
      </w:r>
      <w:r>
        <w:rPr>
          <w:lang w:val="es-ES"/>
        </w:rPr>
        <w:t>:</w:t>
      </w:r>
      <w:r w:rsidRPr="008F517D">
        <w:rPr>
          <w:lang w:val="es-ES"/>
        </w:rPr>
        <w:t xml:space="preserve"> </w:t>
      </w:r>
      <w:r>
        <w:rPr>
          <w:lang w:val="es-ES"/>
        </w:rPr>
        <w:t>Se encargan de evaluar si se repite la información de un determinado texto o chunk en un conjunto de chunks. Existen multitud de técnicas para llevar a cabo esta tarea.</w:t>
      </w:r>
    </w:p>
    <w:p w:rsidRPr="008F517D" w:rsidR="00441D58" w:rsidP="00441D58" w:rsidRDefault="00441D58" w14:paraId="621FEF6C" w14:textId="77777777">
      <w:pPr>
        <w:numPr>
          <w:ilvl w:val="0"/>
          <w:numId w:val="34"/>
        </w:numPr>
        <w:spacing w:before="280" w:after="120"/>
        <w:rPr>
          <w:lang w:val="es-ES"/>
        </w:rPr>
      </w:pPr>
      <w:r>
        <w:rPr>
          <w:b/>
          <w:bCs/>
          <w:lang w:val="es-ES"/>
        </w:rPr>
        <w:t>Detectores de contradicciones</w:t>
      </w:r>
      <w:r w:rsidRPr="00536B00">
        <w:rPr>
          <w:lang w:val="es-ES"/>
        </w:rPr>
        <w:t>:</w:t>
      </w:r>
      <w:r>
        <w:rPr>
          <w:lang w:val="es-ES"/>
        </w:rPr>
        <w:t xml:space="preserve"> Se encargan de evaluar si se contradice la información de un determinado texto o chunk con la información contenida en otro texto o chunk dentro de una lista</w:t>
      </w:r>
    </w:p>
    <w:p w:rsidR="00441D58" w:rsidP="00441D58" w:rsidRDefault="00441D58" w14:paraId="7E30DF5E" w14:textId="77777777">
      <w:pPr>
        <w:numPr>
          <w:ilvl w:val="0"/>
          <w:numId w:val="35"/>
        </w:numPr>
        <w:tabs>
          <w:tab w:val="num" w:pos="720"/>
        </w:tabs>
        <w:spacing w:before="280" w:after="120"/>
        <w:rPr>
          <w:lang w:val="es-ES"/>
        </w:rPr>
      </w:pPr>
      <w:r w:rsidRPr="00536B00">
        <w:rPr>
          <w:b/>
          <w:bCs/>
          <w:lang w:val="es-ES"/>
        </w:rPr>
        <w:t>Unifica</w:t>
      </w:r>
      <w:r>
        <w:rPr>
          <w:b/>
          <w:bCs/>
          <w:lang w:val="es-ES"/>
        </w:rPr>
        <w:t>dores</w:t>
      </w:r>
      <w:r w:rsidRPr="00536B00">
        <w:rPr>
          <w:b/>
          <w:bCs/>
          <w:lang w:val="es-ES"/>
        </w:rPr>
        <w:t xml:space="preserve"> de </w:t>
      </w:r>
      <w:r>
        <w:rPr>
          <w:b/>
          <w:bCs/>
          <w:lang w:val="es-ES"/>
        </w:rPr>
        <w:t>c</w:t>
      </w:r>
      <w:r w:rsidRPr="00536B00">
        <w:rPr>
          <w:b/>
          <w:bCs/>
          <w:lang w:val="es-ES"/>
        </w:rPr>
        <w:t>ontenido:</w:t>
      </w:r>
      <w:r w:rsidRPr="008F517D">
        <w:rPr>
          <w:lang w:val="es-ES"/>
        </w:rPr>
        <w:t xml:space="preserve"> </w:t>
      </w:r>
      <w:r>
        <w:rPr>
          <w:lang w:val="es-ES"/>
        </w:rPr>
        <w:t>Componentes enfocados en unificar el contenido de 2 o mas textos o chunks con el objetivo de eliminar duplicados y mejorar la calidad de la base de conocimiento corporativa.</w:t>
      </w:r>
    </w:p>
    <w:p w:rsidRPr="00A64C4C" w:rsidR="00441D58" w:rsidP="00441D58" w:rsidRDefault="00441D58" w14:paraId="33F610E3" w14:textId="77777777">
      <w:pPr>
        <w:numPr>
          <w:ilvl w:val="0"/>
          <w:numId w:val="35"/>
        </w:numPr>
        <w:spacing w:before="280" w:after="120"/>
        <w:rPr>
          <w:lang w:val="es-ES"/>
        </w:rPr>
      </w:pPr>
      <w:r w:rsidRPr="4E2FC73D" w:rsidR="258F2C82">
        <w:rPr>
          <w:b w:val="1"/>
          <w:bCs w:val="1"/>
          <w:lang w:val="es-ES"/>
        </w:rPr>
        <w:t>N</w:t>
      </w:r>
      <w:commentRangeStart w:id="485920532"/>
      <w:r w:rsidRPr="4E2FC73D" w:rsidR="258F2C82">
        <w:rPr>
          <w:b w:val="1"/>
          <w:bCs w:val="1"/>
          <w:lang w:val="es-ES"/>
        </w:rPr>
        <w:t>ormalizadores de Datos</w:t>
      </w:r>
      <w:commentRangeEnd w:id="485920532"/>
      <w:r>
        <w:rPr>
          <w:rStyle w:val="CommentReference"/>
        </w:rPr>
        <w:commentReference w:id="485920532"/>
      </w:r>
      <w:r w:rsidRPr="4E2FC73D" w:rsidR="258F2C82">
        <w:rPr>
          <w:lang w:val="es-ES"/>
        </w:rPr>
        <w:t>: Componentes que estandarizan la información extraída (por ejemplo, fechas al formato único AAAA-MM-DD) para asegurar que los filtros por metadatos sean 100% precisos.</w:t>
      </w:r>
    </w:p>
    <w:p w:rsidRPr="008F517D" w:rsidR="00441D58" w:rsidP="00441D58" w:rsidRDefault="00441D58" w14:paraId="01F29223" w14:textId="77777777">
      <w:pPr>
        <w:numPr>
          <w:ilvl w:val="0"/>
          <w:numId w:val="35"/>
        </w:numPr>
        <w:tabs>
          <w:tab w:val="num" w:pos="720"/>
        </w:tabs>
        <w:spacing w:before="280" w:after="120"/>
        <w:rPr>
          <w:lang w:val="es-ES"/>
        </w:rPr>
      </w:pPr>
      <w:r w:rsidRPr="00536B00">
        <w:rPr>
          <w:b/>
          <w:bCs/>
          <w:lang w:val="es-ES"/>
        </w:rPr>
        <w:t>Descartadores de información</w:t>
      </w:r>
      <w:r w:rsidRPr="008F517D">
        <w:rPr>
          <w:lang w:val="es-ES"/>
        </w:rPr>
        <w:t xml:space="preserve">: </w:t>
      </w:r>
      <w:r>
        <w:rPr>
          <w:lang w:val="es-ES"/>
        </w:rPr>
        <w:t>Componentes que se encargan de priorizar automática o semiautomáticamente la información a descartar de una BBDD documental. Se usan en caso de detección de contradicciones</w:t>
      </w:r>
    </w:p>
    <w:p w:rsidR="00441D58" w:rsidP="00441D58" w:rsidRDefault="00441D58" w14:paraId="51DCE8A2" w14:textId="77777777">
      <w:pPr>
        <w:numPr>
          <w:ilvl w:val="0"/>
          <w:numId w:val="35"/>
        </w:numPr>
        <w:tabs>
          <w:tab w:val="num" w:pos="720"/>
        </w:tabs>
        <w:spacing w:before="280" w:after="120"/>
        <w:rPr>
          <w:lang w:val="es-ES"/>
        </w:rPr>
      </w:pPr>
      <w:r w:rsidRPr="00536B00">
        <w:rPr>
          <w:b/>
          <w:bCs/>
          <w:lang w:val="es-ES"/>
        </w:rPr>
        <w:t>Herramientas de revisión manual de la BBDD documental</w:t>
      </w:r>
      <w:r>
        <w:rPr>
          <w:lang w:val="es-ES"/>
        </w:rPr>
        <w:t>: Es vital la existencia de herramientas que faciliten la revisión de forma manual del contenido de la BBDD documental por parte de negocio para la empoderación de los perfiles del dato de negocio</w:t>
      </w:r>
    </w:p>
    <w:p w:rsidR="00603F35" w:rsidP="00603F35" w:rsidRDefault="00603F35" w14:paraId="5877738F" w14:textId="77777777">
      <w:pPr>
        <w:tabs>
          <w:tab w:val="num" w:pos="720"/>
        </w:tabs>
        <w:spacing w:before="280" w:after="120"/>
        <w:rPr>
          <w:lang w:val="es-ES"/>
        </w:rPr>
      </w:pPr>
    </w:p>
    <w:p w:rsidR="0010687D" w:rsidP="00383725" w:rsidRDefault="00383725" w14:paraId="5731F34F" w14:textId="7C101963">
      <w:pPr>
        <w:pStyle w:val="Heading2"/>
        <w:rPr>
          <w:lang w:val="es-ES"/>
        </w:rPr>
      </w:pPr>
      <w:r>
        <w:rPr>
          <w:lang w:val="es-ES"/>
        </w:rPr>
        <w:t>7. Catálogo de datos</w:t>
      </w:r>
    </w:p>
    <w:p w:rsidR="00E55F0C" w:rsidP="0079010C" w:rsidRDefault="00B80F79" w14:paraId="44C5E030" w14:textId="77777777">
      <w:pPr>
        <w:pStyle w:val="Heading3"/>
        <w:rPr>
          <w:rFonts w:asciiTheme="minorHAnsi" w:hAnsiTheme="minorHAnsi" w:eastAsiaTheme="minorEastAsia" w:cstheme="minorBidi"/>
          <w:b w:val="0"/>
          <w:bCs w:val="0"/>
          <w:color w:val="auto"/>
          <w:lang w:val="es-ES"/>
        </w:rPr>
      </w:pPr>
      <w:r w:rsidRPr="00B80F79">
        <w:rPr>
          <w:rFonts w:asciiTheme="minorHAnsi" w:hAnsiTheme="minorHAnsi" w:eastAsiaTheme="minorEastAsia" w:cstheme="minorBidi"/>
          <w:b w:val="0"/>
          <w:bCs w:val="0"/>
          <w:color w:val="auto"/>
          <w:lang w:val="es-ES"/>
        </w:rPr>
        <w:t>El catálogo de datos constituye el inventario gobernado y centralizado del conocimiento corporativo. No debe entenderse como un repositorio adicional de almacenamiento, sino como la capa de abstracción, control y observabilidad que transforma un conjunto disperso de activos de información en un patrimonio institucional descubrible, trazable y gobernable.</w:t>
      </w:r>
    </w:p>
    <w:p w:rsidR="00D6160C" w:rsidP="0079010C" w:rsidRDefault="00B80F79" w14:paraId="6623226A" w14:textId="77777777">
      <w:pPr>
        <w:pStyle w:val="Heading3"/>
        <w:rPr>
          <w:rFonts w:asciiTheme="minorHAnsi" w:hAnsiTheme="minorHAnsi" w:eastAsiaTheme="minorEastAsia" w:cstheme="minorBidi"/>
          <w:b w:val="0"/>
          <w:bCs w:val="0"/>
          <w:color w:val="auto"/>
          <w:lang w:val="es-ES"/>
        </w:rPr>
      </w:pPr>
      <w:r w:rsidRPr="00B80F79">
        <w:rPr>
          <w:rFonts w:asciiTheme="minorHAnsi" w:hAnsiTheme="minorHAnsi" w:eastAsiaTheme="minorEastAsia" w:cstheme="minorBidi"/>
          <w:b w:val="0"/>
          <w:bCs w:val="0"/>
          <w:color w:val="auto"/>
          <w:lang w:val="es-ES"/>
        </w:rPr>
        <w:t>Esta pieza cobra una relevancia categórica cuando la estrategia</w:t>
      </w:r>
      <w:r w:rsidR="002C2478">
        <w:rPr>
          <w:rFonts w:asciiTheme="minorHAnsi" w:hAnsiTheme="minorHAnsi" w:eastAsiaTheme="minorEastAsia" w:cstheme="minorBidi"/>
          <w:b w:val="0"/>
          <w:bCs w:val="0"/>
          <w:color w:val="auto"/>
          <w:lang w:val="es-ES"/>
        </w:rPr>
        <w:t xml:space="preserve"> de datos corporativa</w:t>
      </w:r>
      <w:r w:rsidRPr="00B80F79">
        <w:rPr>
          <w:rFonts w:asciiTheme="minorHAnsi" w:hAnsiTheme="minorHAnsi" w:eastAsiaTheme="minorEastAsia" w:cstheme="minorBidi"/>
          <w:b w:val="0"/>
          <w:bCs w:val="0"/>
          <w:color w:val="auto"/>
          <w:lang w:val="es-ES"/>
        </w:rPr>
        <w:t xml:space="preserve"> se orienta a consolidar una fuente de la verdad única y transversal para toda la compañía, en lugar de replicar de forma redundante un sistema RAG aislado para cada proyecto.</w:t>
      </w:r>
    </w:p>
    <w:p w:rsidR="00DE4B8F" w:rsidP="0079010C" w:rsidRDefault="003E4158" w14:paraId="352AAFE3" w14:textId="4B847F41">
      <w:pPr>
        <w:pStyle w:val="Heading3"/>
        <w:rPr>
          <w:rFonts w:asciiTheme="minorHAnsi" w:hAnsiTheme="minorHAnsi" w:eastAsiaTheme="minorEastAsia" w:cstheme="minorBidi"/>
          <w:b w:val="0"/>
          <w:bCs w:val="0"/>
          <w:color w:val="auto"/>
          <w:lang w:val="es-ES"/>
        </w:rPr>
      </w:pPr>
      <w:r>
        <w:rPr>
          <w:rFonts w:asciiTheme="minorHAnsi" w:hAnsiTheme="minorHAnsi" w:eastAsiaTheme="minorEastAsia" w:cstheme="minorBidi"/>
          <w:b w:val="0"/>
          <w:bCs w:val="0"/>
          <w:color w:val="auto"/>
          <w:lang w:val="es-ES"/>
        </w:rPr>
        <w:t>El propósito</w:t>
      </w:r>
      <w:r w:rsidRPr="00B80F79" w:rsidR="00B80F79">
        <w:rPr>
          <w:rFonts w:asciiTheme="minorHAnsi" w:hAnsiTheme="minorHAnsi" w:eastAsiaTheme="minorEastAsia" w:cstheme="minorBidi"/>
          <w:b w:val="0"/>
          <w:bCs w:val="0"/>
          <w:color w:val="auto"/>
          <w:lang w:val="es-ES"/>
        </w:rPr>
        <w:t xml:space="preserve"> fundamental </w:t>
      </w:r>
      <w:r>
        <w:rPr>
          <w:rFonts w:asciiTheme="minorHAnsi" w:hAnsiTheme="minorHAnsi" w:eastAsiaTheme="minorEastAsia" w:cstheme="minorBidi"/>
          <w:b w:val="0"/>
          <w:bCs w:val="0"/>
          <w:color w:val="auto"/>
          <w:lang w:val="es-ES"/>
        </w:rPr>
        <w:t xml:space="preserve">de tener un catálogo de datos </w:t>
      </w:r>
      <w:r w:rsidRPr="00B80F79" w:rsidR="00B80F79">
        <w:rPr>
          <w:rFonts w:asciiTheme="minorHAnsi" w:hAnsiTheme="minorHAnsi" w:eastAsiaTheme="minorEastAsia" w:cstheme="minorBidi"/>
          <w:b w:val="0"/>
          <w:bCs w:val="0"/>
          <w:color w:val="auto"/>
          <w:lang w:val="es-ES"/>
        </w:rPr>
        <w:t xml:space="preserve">es </w:t>
      </w:r>
      <w:r>
        <w:rPr>
          <w:rFonts w:asciiTheme="minorHAnsi" w:hAnsiTheme="minorHAnsi" w:eastAsiaTheme="minorEastAsia" w:cstheme="minorBidi"/>
          <w:b w:val="0"/>
          <w:bCs w:val="0"/>
          <w:color w:val="auto"/>
          <w:lang w:val="es-ES"/>
        </w:rPr>
        <w:t xml:space="preserve">permitir </w:t>
      </w:r>
      <w:r w:rsidRPr="00B80F79" w:rsidR="00B80F79">
        <w:rPr>
          <w:rFonts w:asciiTheme="minorHAnsi" w:hAnsiTheme="minorHAnsi" w:eastAsiaTheme="minorEastAsia" w:cstheme="minorBidi"/>
          <w:b w:val="0"/>
          <w:bCs w:val="0"/>
          <w:color w:val="auto"/>
          <w:lang w:val="es-ES"/>
        </w:rPr>
        <w:t>responder de manera unificada y en tiempo real a qué información posee la compañía, cuál es su procedencia exacta, qué transformaciones ha sufrido, qué nivel de calidad y seguridad ostenta, y qué agentes o aplicaciones de Inteligencia Artificial dependen de ella de manera transversal.</w:t>
      </w:r>
    </w:p>
    <w:p w:rsidRPr="007E3D69" w:rsidR="007E3D69" w:rsidP="007E3D69" w:rsidRDefault="007E3D69" w14:paraId="1F1442DA" w14:textId="77777777">
      <w:pPr>
        <w:rPr>
          <w:b w:val="0"/>
          <w:bCs w:val="0"/>
          <w:lang w:val="es-ES"/>
        </w:rPr>
      </w:pPr>
    </w:p>
    <w:p w:rsidRPr="00E359B8" w:rsidR="00A22B61" w:rsidP="0079010C" w:rsidRDefault="00A22B61" w14:paraId="2B51D77D" w14:textId="74E2A040">
      <w:pPr>
        <w:pStyle w:val="Heading3"/>
        <w:rPr>
          <w:lang w:val="es-ES"/>
        </w:rPr>
      </w:pPr>
      <w:r w:rsidRPr="00E359B8">
        <w:rPr>
          <w:lang w:val="es-ES"/>
        </w:rPr>
        <w:t xml:space="preserve">7.1. </w:t>
      </w:r>
      <w:r w:rsidR="0079010C">
        <w:rPr>
          <w:lang w:val="es-ES"/>
        </w:rPr>
        <w:t>Evolución del paradigma de catalogación</w:t>
      </w:r>
    </w:p>
    <w:p w:rsidRPr="00E359B8" w:rsidR="00A22B61" w:rsidP="00A22B61" w:rsidRDefault="00A22B61" w14:paraId="7DC4A1EF" w14:textId="5B8170F7">
      <w:pPr>
        <w:tabs>
          <w:tab w:val="num" w:pos="720"/>
        </w:tabs>
        <w:spacing w:before="280" w:after="120"/>
        <w:rPr>
          <w:lang w:val="es-ES"/>
        </w:rPr>
      </w:pPr>
      <w:r w:rsidRPr="00E359B8">
        <w:rPr>
          <w:lang w:val="es-ES"/>
        </w:rPr>
        <w:t xml:space="preserve">La gobernanza tradicional se ha diseñado históricamente para entornos estructurados y tabulares (tablas SQL, esquemas relacionales y restricciones de integridad rígidas). En ese modelo, el éxito consiste en documentar esquemas predecibles y trazar flujos ETL estáticos. Sin embargo, al dar el salto a la </w:t>
      </w:r>
      <w:r w:rsidRPr="00E359B8">
        <w:rPr>
          <w:b/>
          <w:bCs/>
          <w:lang w:val="es-ES"/>
        </w:rPr>
        <w:t>IA Generativa y a los datos no estructurados</w:t>
      </w:r>
      <w:r w:rsidRPr="00E359B8">
        <w:rPr>
          <w:lang w:val="es-ES"/>
        </w:rPr>
        <w:t xml:space="preserve"> (PDFs, manuales técnicos, audios, imágenes), las necesidades cambian de raíz</w:t>
      </w:r>
      <w:r w:rsidR="000249EF">
        <w:rPr>
          <w:lang w:val="es-ES"/>
        </w:rPr>
        <w:t xml:space="preserve"> a la hora de catalogar este nuevo tipo de activos</w:t>
      </w:r>
      <w:r w:rsidR="00355A80">
        <w:rPr>
          <w:lang w:val="es-ES"/>
        </w:rPr>
        <w:t xml:space="preserve">. Para ello se deben incluir las siguientes funcionalidades </w:t>
      </w:r>
      <w:r w:rsidR="007A2427">
        <w:rPr>
          <w:lang w:val="es-ES"/>
        </w:rPr>
        <w:t xml:space="preserve">para este tipo de activos </w:t>
      </w:r>
      <w:r w:rsidR="00355A80">
        <w:rPr>
          <w:lang w:val="es-ES"/>
        </w:rPr>
        <w:t>dentro del flujo de enriquecimiento del dato corporativo</w:t>
      </w:r>
      <w:r w:rsidRPr="00E359B8">
        <w:rPr>
          <w:lang w:val="es-ES"/>
        </w:rPr>
        <w:t>:</w:t>
      </w:r>
    </w:p>
    <w:p w:rsidRPr="00E359B8" w:rsidR="00A22B61" w:rsidP="00A22B61" w:rsidRDefault="00A22B61" w14:paraId="7B85519F" w14:textId="77777777">
      <w:pPr>
        <w:numPr>
          <w:ilvl w:val="0"/>
          <w:numId w:val="99"/>
        </w:numPr>
        <w:spacing w:before="280" w:after="120"/>
        <w:rPr>
          <w:lang w:val="es-ES"/>
        </w:rPr>
      </w:pPr>
      <w:r w:rsidRPr="00E359B8">
        <w:rPr>
          <w:b/>
          <w:bCs/>
          <w:lang w:val="es-ES"/>
        </w:rPr>
        <w:t>De la Tabla al Fragmento (</w:t>
      </w:r>
      <w:r w:rsidRPr="00E359B8">
        <w:rPr>
          <w:b/>
          <w:bCs/>
          <w:i/>
          <w:iCs/>
          <w:lang w:val="es-ES"/>
        </w:rPr>
        <w:t>Chunk</w:t>
      </w:r>
      <w:r w:rsidRPr="00E359B8">
        <w:rPr>
          <w:b/>
          <w:bCs/>
          <w:lang w:val="es-ES"/>
        </w:rPr>
        <w:t>):</w:t>
      </w:r>
      <w:r w:rsidRPr="00E359B8">
        <w:rPr>
          <w:lang w:val="es-ES"/>
        </w:rPr>
        <w:t xml:space="preserve"> En el mundo corporativo tradicional, la unidad lógica es la base de datos o la tabla completa. En soluciones RAG o GraphRAG, la unidad de consumo operativo es el </w:t>
      </w:r>
      <w:r w:rsidRPr="00E359B8">
        <w:rPr>
          <w:i/>
          <w:iCs/>
          <w:lang w:val="es-ES"/>
        </w:rPr>
        <w:t>fragmento de texto vectorizado</w:t>
      </w:r>
      <w:r w:rsidRPr="00E359B8">
        <w:rPr>
          <w:lang w:val="es-ES"/>
        </w:rPr>
        <w:t>. El catálogo ya no solo debe rastrear de qué repositorio físico viene un archivo, sino garantizar el linaje técnico, la seguridad y la vigencia a nivel de párrafos individuales o celdas de tablas extraídas.</w:t>
      </w:r>
    </w:p>
    <w:p w:rsidRPr="00E359B8" w:rsidR="00A22B61" w:rsidP="00A22B61" w:rsidRDefault="00A22B61" w14:paraId="44992E15" w14:textId="05EEC4D6">
      <w:pPr>
        <w:numPr>
          <w:ilvl w:val="0"/>
          <w:numId w:val="99"/>
        </w:numPr>
        <w:spacing w:before="280" w:after="120"/>
        <w:rPr>
          <w:lang w:val="es-ES"/>
        </w:rPr>
      </w:pPr>
      <w:r w:rsidRPr="00E359B8">
        <w:rPr>
          <w:b/>
          <w:bCs/>
          <w:lang w:val="es-ES"/>
        </w:rPr>
        <w:t>De la Integridad Rígida al Sentido Probabilístico:</w:t>
      </w:r>
      <w:r w:rsidRPr="00E359B8">
        <w:rPr>
          <w:lang w:val="es-ES"/>
        </w:rPr>
        <w:t xml:space="preserve"> Mientras que un catálogo tradicional valida si un campo es un entero o una cadena, el catálogo para IA Generativa </w:t>
      </w:r>
      <w:r w:rsidR="00BB1DC4">
        <w:rPr>
          <w:lang w:val="es-ES"/>
        </w:rPr>
        <w:t>debe</w:t>
      </w:r>
      <w:r w:rsidRPr="00E359B8">
        <w:rPr>
          <w:lang w:val="es-ES"/>
        </w:rPr>
        <w:t xml:space="preserve"> registrar y gobernar metadatos cognitivos (como resúmenes documentales, análisis cualitativos de urgencia o tono, y taxonomías semánticas) que se infieren mediante modelos de inteligencia artificial (SLMs/</w:t>
      </w:r>
      <w:r w:rsidR="00BB1DC4">
        <w:rPr>
          <w:lang w:val="es-ES"/>
        </w:rPr>
        <w:t>V</w:t>
      </w:r>
      <w:r w:rsidRPr="00E359B8">
        <w:rPr>
          <w:lang w:val="es-ES"/>
        </w:rPr>
        <w:t>LMs) y que guiarán directamente el comportamiento del modelo de lenguaje (LLM).</w:t>
      </w:r>
    </w:p>
    <w:p w:rsidR="00DB2A8E" w:rsidP="00603F35" w:rsidRDefault="00A22B61" w14:paraId="7FF5275B" w14:textId="64CC4FD6">
      <w:pPr>
        <w:numPr>
          <w:ilvl w:val="0"/>
          <w:numId w:val="99"/>
        </w:numPr>
        <w:spacing w:before="280" w:after="120"/>
        <w:rPr>
          <w:lang w:val="es-ES"/>
        </w:rPr>
      </w:pPr>
      <w:r w:rsidRPr="00E359B8">
        <w:rPr>
          <w:b/>
          <w:bCs/>
          <w:lang w:val="es-ES"/>
        </w:rPr>
        <w:t>El Control de Contradicciones</w:t>
      </w:r>
      <w:r w:rsidR="00F8266F">
        <w:rPr>
          <w:b/>
          <w:bCs/>
          <w:lang w:val="es-ES"/>
        </w:rPr>
        <w:t xml:space="preserve"> y Duplicados</w:t>
      </w:r>
      <w:r w:rsidRPr="00E359B8">
        <w:rPr>
          <w:b/>
          <w:bCs/>
          <w:lang w:val="es-ES"/>
        </w:rPr>
        <w:t>:</w:t>
      </w:r>
      <w:r w:rsidRPr="00E359B8">
        <w:rPr>
          <w:lang w:val="es-ES"/>
        </w:rPr>
        <w:t xml:space="preserve"> Dos textos formalmente válidos pueden contener directrices de negocio mutuamente excluyentes escritas con palabras diferentes. El catálogo para IA Generativa debe actuar como un escudo analítico que identifique estas colisiones conceptuales antes de que contaminen el contexto de los modelos y provoquen alucinaciones operativas en producción.</w:t>
      </w:r>
    </w:p>
    <w:p w:rsidRPr="007E3D69" w:rsidR="007E3D69" w:rsidP="007E3D69" w:rsidRDefault="007E3D69" w14:paraId="14AB28F3" w14:textId="77777777">
      <w:pPr>
        <w:tabs>
          <w:tab w:val="num" w:pos="720"/>
        </w:tabs>
        <w:spacing w:before="280" w:after="120"/>
        <w:ind w:left="720"/>
        <w:rPr>
          <w:lang w:val="es-ES"/>
        </w:rPr>
      </w:pPr>
    </w:p>
    <w:p w:rsidR="007E3D69" w:rsidP="002232A8" w:rsidRDefault="00FF376E" w14:paraId="33B950FC" w14:textId="4A98D45A">
      <w:pPr>
        <w:pStyle w:val="Heading3"/>
        <w:rPr>
          <w:lang w:val="es-ES"/>
        </w:rPr>
      </w:pPr>
      <w:r w:rsidRPr="00E359B8">
        <w:rPr>
          <w:lang w:val="es-ES"/>
        </w:rPr>
        <w:t>7.</w:t>
      </w:r>
      <w:r w:rsidR="007E3D69">
        <w:rPr>
          <w:lang w:val="es-ES"/>
        </w:rPr>
        <w:t>2</w:t>
      </w:r>
      <w:r w:rsidRPr="00E359B8">
        <w:rPr>
          <w:lang w:val="es-ES"/>
        </w:rPr>
        <w:t xml:space="preserve">. </w:t>
      </w:r>
      <w:r w:rsidR="007E6AB7">
        <w:rPr>
          <w:lang w:val="es-ES"/>
        </w:rPr>
        <w:t xml:space="preserve">Capacidades </w:t>
      </w:r>
      <w:r w:rsidR="005961A2">
        <w:rPr>
          <w:lang w:val="es-ES"/>
        </w:rPr>
        <w:t>que aporta un catálogo de datos</w:t>
      </w:r>
    </w:p>
    <w:p w:rsidRPr="002232A8" w:rsidR="002232A8" w:rsidP="002232A8" w:rsidRDefault="002232A8" w14:paraId="6DE237FC" w14:textId="77777777">
      <w:pPr>
        <w:rPr>
          <w:lang w:val="es-ES"/>
        </w:rPr>
      </w:pPr>
    </w:p>
    <w:p w:rsidRPr="00BD35AD" w:rsidR="00183098" w:rsidP="00BD35AD" w:rsidRDefault="00183098" w14:paraId="375797B8" w14:textId="73FCA69B">
      <w:pPr>
        <w:rPr>
          <w:lang w:val="es-ES"/>
        </w:rPr>
      </w:pPr>
      <w:r>
        <w:rPr>
          <w:lang w:val="es-ES"/>
        </w:rPr>
        <w:t>Destinar tiempo y esfuerzo a la creación y disponibilización de un catálogo de datos corporativo genera las ventajas:</w:t>
      </w:r>
    </w:p>
    <w:p w:rsidRPr="00CE701D" w:rsidR="00C30A15" w:rsidP="00C30A15" w:rsidRDefault="00BD35AD" w14:paraId="44AC6EB4" w14:textId="1332B1F6">
      <w:pPr>
        <w:pStyle w:val="ListParagraph"/>
        <w:numPr>
          <w:ilvl w:val="0"/>
          <w:numId w:val="101"/>
        </w:numPr>
        <w:tabs>
          <w:tab w:val="num" w:pos="720"/>
        </w:tabs>
        <w:spacing w:before="280" w:after="120"/>
        <w:rPr>
          <w:b/>
          <w:bCs/>
          <w:lang w:val="es-ES"/>
        </w:rPr>
      </w:pPr>
      <w:r w:rsidRPr="00BD35AD">
        <w:rPr>
          <w:b/>
          <w:bCs/>
          <w:lang w:val="es-ES"/>
        </w:rPr>
        <w:t xml:space="preserve">Eficiencia en </w:t>
      </w:r>
      <w:r w:rsidR="00CD751A">
        <w:rPr>
          <w:b/>
          <w:bCs/>
          <w:lang w:val="es-ES"/>
        </w:rPr>
        <w:t xml:space="preserve">la </w:t>
      </w:r>
      <w:r w:rsidR="00CE701D">
        <w:rPr>
          <w:b/>
          <w:bCs/>
          <w:lang w:val="es-ES"/>
        </w:rPr>
        <w:t>Búsqueda</w:t>
      </w:r>
      <w:r w:rsidRPr="00BD35AD">
        <w:rPr>
          <w:b/>
          <w:bCs/>
          <w:lang w:val="es-ES"/>
        </w:rPr>
        <w:t xml:space="preserve"> de Información (Buscador Único</w:t>
      </w:r>
      <w:r w:rsidR="006A54BE">
        <w:rPr>
          <w:b/>
          <w:bCs/>
          <w:lang w:val="es-ES"/>
        </w:rPr>
        <w:t xml:space="preserve">): </w:t>
      </w:r>
      <w:r w:rsidRPr="006A54BE" w:rsidR="006A54BE">
        <w:rPr>
          <w:lang w:val="es-ES"/>
        </w:rPr>
        <w:t xml:space="preserve">Centraliza el acceso al conocimiento corporativo eliminando el descontrol de saltar entre múltiples herramientas. Al buscar un concepto de negocio, la plataforma ofrece en una </w:t>
      </w:r>
      <w:r w:rsidRPr="00CE701D" w:rsidR="006A54BE">
        <w:rPr>
          <w:lang w:val="es-ES"/>
        </w:rPr>
        <w:t>interfaz</w:t>
      </w:r>
      <w:r w:rsidRPr="006A54BE" w:rsidR="006A54BE">
        <w:rPr>
          <w:b/>
          <w:bCs/>
          <w:lang w:val="es-ES"/>
        </w:rPr>
        <w:t xml:space="preserve"> </w:t>
      </w:r>
      <w:r w:rsidRPr="00CE701D" w:rsidR="006A54BE">
        <w:rPr>
          <w:lang w:val="es-ES"/>
        </w:rPr>
        <w:t>única</w:t>
      </w:r>
      <w:r w:rsidRPr="006A54BE" w:rsidR="006A54BE">
        <w:rPr>
          <w:lang w:val="es-ES"/>
        </w:rPr>
        <w:t xml:space="preserve"> la fotografía completa del activo: sus tablas estructuradas, sus documentos fuente en bruto</w:t>
      </w:r>
      <w:r w:rsidR="00AD1E97">
        <w:rPr>
          <w:lang w:val="es-ES"/>
        </w:rPr>
        <w:t xml:space="preserve"> y archivos multimedia.</w:t>
      </w:r>
    </w:p>
    <w:p w:rsidRPr="009328C3" w:rsidR="009328C3" w:rsidP="009328C3" w:rsidRDefault="000D2925" w14:paraId="57E83314" w14:textId="0272A816">
      <w:pPr>
        <w:pStyle w:val="ListParagraph"/>
        <w:numPr>
          <w:ilvl w:val="0"/>
          <w:numId w:val="101"/>
        </w:numPr>
        <w:tabs>
          <w:tab w:val="num" w:pos="720"/>
        </w:tabs>
        <w:spacing w:before="280" w:after="120"/>
        <w:rPr>
          <w:lang w:val="es-ES"/>
        </w:rPr>
      </w:pPr>
      <w:r w:rsidRPr="4E2FC73D" w:rsidR="6F6A806F">
        <w:rPr>
          <w:b w:val="1"/>
          <w:bCs w:val="1"/>
          <w:lang w:val="es-ES"/>
        </w:rPr>
        <w:t xml:space="preserve">Descubrimiento de </w:t>
      </w:r>
      <w:r w:rsidRPr="4E2FC73D" w:rsidR="132E12BE">
        <w:rPr>
          <w:b w:val="1"/>
          <w:bCs w:val="1"/>
          <w:lang w:val="es-ES"/>
        </w:rPr>
        <w:t xml:space="preserve">información </w:t>
      </w:r>
      <w:r w:rsidRPr="4E2FC73D" w:rsidR="2A474D47">
        <w:rPr>
          <w:b w:val="1"/>
          <w:bCs w:val="1"/>
          <w:lang w:val="es-ES"/>
        </w:rPr>
        <w:t>corporativa</w:t>
      </w:r>
      <w:r w:rsidRPr="4E2FC73D" w:rsidR="132E12BE">
        <w:rPr>
          <w:b w:val="1"/>
          <w:bCs w:val="1"/>
          <w:lang w:val="es-ES"/>
        </w:rPr>
        <w:t xml:space="preserve">: </w:t>
      </w:r>
      <w:r w:rsidRPr="4E2FC73D" w:rsidR="132E12BE">
        <w:rPr>
          <w:lang w:val="es-ES"/>
        </w:rPr>
        <w:t xml:space="preserve">Facilita la visualización de contenido </w:t>
      </w:r>
      <w:r w:rsidRPr="4E2FC73D" w:rsidR="36B6B15C">
        <w:rPr>
          <w:lang w:val="es-ES"/>
        </w:rPr>
        <w:t>y el descubrimiento de taxonomías y ontologías organizacionales</w:t>
      </w:r>
      <w:r w:rsidRPr="4E2FC73D" w:rsidR="774764FC">
        <w:rPr>
          <w:lang w:val="es-ES"/>
        </w:rPr>
        <w:t>.</w:t>
      </w:r>
    </w:p>
    <w:p w:rsidRPr="00C30A15" w:rsidR="00C30A15" w:rsidP="00C30A15" w:rsidRDefault="00C30A15" w14:paraId="3410A14B" w14:textId="794FC781">
      <w:pPr>
        <w:pStyle w:val="ListParagraph"/>
        <w:numPr>
          <w:ilvl w:val="0"/>
          <w:numId w:val="101"/>
        </w:numPr>
        <w:tabs>
          <w:tab w:val="num" w:pos="720"/>
        </w:tabs>
        <w:spacing w:before="280" w:after="120"/>
        <w:rPr>
          <w:lang w:val="es-ES"/>
        </w:rPr>
      </w:pPr>
      <w:r w:rsidRPr="00D25E70">
        <w:rPr>
          <w:b/>
          <w:bCs/>
          <w:color w:val="C0504D" w:themeColor="accent2"/>
          <w:lang w:val="es-ES"/>
        </w:rPr>
        <w:t>Control del Efecto Dominó</w:t>
      </w:r>
      <w:r>
        <w:rPr>
          <w:b/>
          <w:bCs/>
          <w:lang w:val="es-ES"/>
        </w:rPr>
        <w:t xml:space="preserve">: </w:t>
      </w:r>
      <w:r w:rsidRPr="00C30A15">
        <w:rPr>
          <w:lang w:val="es-ES"/>
        </w:rPr>
        <w:t>Proporciona un análisis de impacto predictivo en tiempo real antes de que se realicen cambios en la infraestructura. Si un</w:t>
      </w:r>
      <w:r w:rsidR="00310A65">
        <w:rPr>
          <w:lang w:val="es-ES"/>
        </w:rPr>
        <w:t xml:space="preserve"> documento,</w:t>
      </w:r>
      <w:r w:rsidRPr="00C30A15">
        <w:rPr>
          <w:lang w:val="es-ES"/>
        </w:rPr>
        <w:t xml:space="preserve"> </w:t>
      </w:r>
      <w:r w:rsidR="009450D4">
        <w:rPr>
          <w:lang w:val="es-ES"/>
        </w:rPr>
        <w:t xml:space="preserve">archivo multimedia </w:t>
      </w:r>
      <w:r w:rsidRPr="00C30A15">
        <w:rPr>
          <w:lang w:val="es-ES"/>
        </w:rPr>
        <w:t>o tabla de origen modifican su esquema, el sistema calcula el impacto en cascada y advierte qué flujos de ingesta, qué índices vectoriales</w:t>
      </w:r>
      <w:r w:rsidR="00A84198">
        <w:rPr>
          <w:lang w:val="es-ES"/>
        </w:rPr>
        <w:t>, APIS</w:t>
      </w:r>
      <w:r w:rsidRPr="00C30A15">
        <w:rPr>
          <w:lang w:val="es-ES"/>
        </w:rPr>
        <w:t xml:space="preserve"> y Agentes de IA se verán afectados.</w:t>
      </w:r>
    </w:p>
    <w:p w:rsidRPr="00AE2D8D" w:rsidR="00FE25B9" w:rsidP="00AE2D8D" w:rsidRDefault="008C11B9" w14:paraId="4C498419" w14:textId="61736DFC">
      <w:pPr>
        <w:pStyle w:val="ListParagraph"/>
        <w:numPr>
          <w:ilvl w:val="0"/>
          <w:numId w:val="101"/>
        </w:numPr>
        <w:tabs>
          <w:tab w:val="num" w:pos="720"/>
        </w:tabs>
        <w:spacing w:before="280" w:after="120"/>
        <w:rPr>
          <w:lang w:val="es-ES"/>
        </w:rPr>
      </w:pPr>
      <w:r>
        <w:rPr>
          <w:b/>
          <w:bCs/>
          <w:lang w:val="es-ES"/>
        </w:rPr>
        <w:t xml:space="preserve">Observabilidad e Integridad de datos unificada: </w:t>
      </w:r>
      <w:r w:rsidRPr="00A77F9F" w:rsidR="00A77F9F">
        <w:rPr>
          <w:lang w:val="es-ES"/>
        </w:rPr>
        <w:t xml:space="preserve">Ofrece un cuadro de mando integral para monitorizar </w:t>
      </w:r>
      <w:r w:rsidR="005922A3">
        <w:rPr>
          <w:lang w:val="es-ES"/>
        </w:rPr>
        <w:t xml:space="preserve">de forma centralizada </w:t>
      </w:r>
      <w:r w:rsidRPr="00A77F9F" w:rsidR="00A77F9F">
        <w:rPr>
          <w:lang w:val="es-ES"/>
        </w:rPr>
        <w:t>la salud de todo el patrimonio de datos de la organización</w:t>
      </w:r>
      <w:r w:rsidR="002232A8">
        <w:rPr>
          <w:lang w:val="es-ES"/>
        </w:rPr>
        <w:t xml:space="preserve"> y el linaje asociado a cada dato.</w:t>
      </w:r>
    </w:p>
    <w:p w:rsidR="00EF5DA7" w:rsidP="00603F35" w:rsidRDefault="00EF5DA7" w14:paraId="7A507FCC" w14:textId="73679EE4">
      <w:pPr>
        <w:pStyle w:val="ListParagraph"/>
        <w:numPr>
          <w:ilvl w:val="0"/>
          <w:numId w:val="101"/>
        </w:numPr>
        <w:tabs>
          <w:tab w:val="num" w:pos="720"/>
        </w:tabs>
        <w:spacing w:before="280" w:after="120"/>
        <w:rPr>
          <w:lang w:val="es-ES"/>
        </w:rPr>
      </w:pPr>
      <w:r>
        <w:rPr>
          <w:b/>
          <w:bCs/>
          <w:lang w:val="es-ES"/>
        </w:rPr>
        <w:t xml:space="preserve">Medición de </w:t>
      </w:r>
      <w:r w:rsidR="00AE2D8D">
        <w:rPr>
          <w:b/>
          <w:bCs/>
          <w:lang w:val="es-ES"/>
        </w:rPr>
        <w:t>calidad documental:</w:t>
      </w:r>
      <w:r w:rsidR="00AE2D8D">
        <w:rPr>
          <w:lang w:val="es-ES"/>
        </w:rPr>
        <w:t xml:space="preserve"> </w:t>
      </w:r>
      <w:r w:rsidR="00BC4C43">
        <w:rPr>
          <w:lang w:val="es-ES"/>
        </w:rPr>
        <w:t xml:space="preserve">Permite monitorizar </w:t>
      </w:r>
      <w:r w:rsidR="007D193C">
        <w:rPr>
          <w:lang w:val="es-ES"/>
        </w:rPr>
        <w:t>la calidad y completitud documental para cada uno de los dominios y orígenes documentales junto con la degradación de est</w:t>
      </w:r>
      <w:r w:rsidR="002D56CA">
        <w:rPr>
          <w:lang w:val="es-ES"/>
        </w:rPr>
        <w:t>e</w:t>
      </w:r>
      <w:r w:rsidR="007D193C">
        <w:rPr>
          <w:lang w:val="es-ES"/>
        </w:rPr>
        <w:t xml:space="preserve"> y así </w:t>
      </w:r>
      <w:r w:rsidR="00BE6A87">
        <w:rPr>
          <w:lang w:val="es-ES"/>
        </w:rPr>
        <w:t>levantar la necesidad de mejoras, actualizaciones o enriquecimiento documental en ciertos dominios.</w:t>
      </w:r>
    </w:p>
    <w:p w:rsidR="001C6F4A" w:rsidP="001C6F4A" w:rsidRDefault="001C6F4A" w14:paraId="2A80A2A7" w14:textId="77777777">
      <w:pPr>
        <w:pStyle w:val="ListParagraph"/>
        <w:tabs>
          <w:tab w:val="num" w:pos="720"/>
        </w:tabs>
        <w:spacing w:before="280" w:after="120"/>
        <w:rPr>
          <w:lang w:val="es-ES"/>
        </w:rPr>
      </w:pPr>
    </w:p>
    <w:p w:rsidRPr="001C6F4A" w:rsidR="001C6F4A" w:rsidP="001C6F4A" w:rsidRDefault="007A4193" w14:paraId="42EF371D" w14:textId="788B8558">
      <w:pPr>
        <w:pStyle w:val="Heading3"/>
        <w:rPr>
          <w:lang w:val="es-ES"/>
        </w:rPr>
      </w:pPr>
      <w:r>
        <w:rPr>
          <w:lang w:val="es-ES"/>
        </w:rPr>
        <w:t xml:space="preserve">7.3 Granularidad </w:t>
      </w:r>
      <w:r w:rsidR="002232A8">
        <w:rPr>
          <w:lang w:val="es-ES"/>
        </w:rPr>
        <w:t>informacional</w:t>
      </w:r>
    </w:p>
    <w:p w:rsidR="001C6F4A" w:rsidP="007F07C5" w:rsidRDefault="001C6F4A" w14:paraId="3BA7560B" w14:textId="77777777">
      <w:pPr>
        <w:rPr>
          <w:sz w:val="6"/>
          <w:szCs w:val="6"/>
          <w:lang w:val="es-ES"/>
        </w:rPr>
      </w:pPr>
    </w:p>
    <w:p w:rsidRPr="007F07C5" w:rsidR="007F07C5" w:rsidP="007F07C5" w:rsidRDefault="007F07C5" w14:paraId="1B8B97CF" w14:textId="7240D138">
      <w:pPr>
        <w:rPr>
          <w:lang w:val="es-ES"/>
        </w:rPr>
      </w:pPr>
      <w:r w:rsidRPr="007F07C5">
        <w:rPr>
          <w:lang w:val="es-ES"/>
        </w:rPr>
        <w:t>La definición de la granularidad y la estructura del conocimiento dentro del catálogo no debe tratarse como una decisión binaria de "todo o nada", sino como un dial de madurez técnica que se ajusta en función de las necesidades operativas y la complejidad de las consultas que el negocio requiere resolver.</w:t>
      </w:r>
    </w:p>
    <w:p w:rsidRPr="007F07C5" w:rsidR="007F07C5" w:rsidP="007F07C5" w:rsidRDefault="007F07C5" w14:paraId="554BAC07" w14:textId="77777777">
      <w:pPr>
        <w:rPr>
          <w:lang w:val="es-ES"/>
        </w:rPr>
      </w:pPr>
      <w:r w:rsidRPr="007F07C5">
        <w:rPr>
          <w:lang w:val="es-ES"/>
        </w:rPr>
        <w:t>Intentar construir un grafo de relaciones conceptuales (GraphRAG/KAG) sin haber resuelto la consistencia documental y el esquema de metadatos base es uno de los errores de arquitectura más costosos. Por tanto, la organización debe abordar la granularidad mediante una estrategia evolutiva.</w:t>
      </w:r>
    </w:p>
    <w:p w:rsidRPr="007F07C5" w:rsidR="007F07C5" w:rsidP="0049681D" w:rsidRDefault="007F07C5" w14:paraId="53135B7D" w14:textId="33E3CBF2">
      <w:pPr>
        <w:pStyle w:val="Heading4"/>
        <w:rPr>
          <w:lang w:val="es-ES"/>
        </w:rPr>
      </w:pPr>
      <w:r w:rsidRPr="007F07C5">
        <w:rPr>
          <w:lang w:val="es-ES"/>
        </w:rPr>
        <w:t>7.</w:t>
      </w:r>
      <w:r w:rsidR="00C2534A">
        <w:rPr>
          <w:lang w:val="es-ES"/>
        </w:rPr>
        <w:t>3</w:t>
      </w:r>
      <w:r w:rsidRPr="007F07C5">
        <w:rPr>
          <w:lang w:val="es-ES"/>
        </w:rPr>
        <w:t xml:space="preserve">.1. Estrategia 1: </w:t>
      </w:r>
      <w:r w:rsidR="00107066">
        <w:rPr>
          <w:lang w:val="es-ES"/>
        </w:rPr>
        <w:t>Metadatado básico</w:t>
      </w:r>
    </w:p>
    <w:p w:rsidRPr="007F07C5" w:rsidR="007F07C5" w:rsidP="007F07C5" w:rsidRDefault="007F07C5" w14:paraId="28A9A72C" w14:textId="2CB4D21F">
      <w:pPr>
        <w:rPr>
          <w:lang w:val="es-ES"/>
        </w:rPr>
      </w:pPr>
      <w:r w:rsidRPr="007F07C5">
        <w:rPr>
          <w:lang w:val="es-ES"/>
        </w:rPr>
        <w:t>Este enfoque toma al documento y al fragmento (</w:t>
      </w:r>
      <w:r w:rsidRPr="007F07C5">
        <w:rPr>
          <w:i/>
          <w:iCs/>
          <w:lang w:val="es-ES"/>
        </w:rPr>
        <w:t>chunk</w:t>
      </w:r>
      <w:r w:rsidRPr="007F07C5">
        <w:rPr>
          <w:lang w:val="es-ES"/>
        </w:rPr>
        <w:t xml:space="preserve">) como las unidades fundamentales de control. La organización de la información y su posterior recuperación se guían mediante </w:t>
      </w:r>
      <w:r w:rsidRPr="007F07C5">
        <w:rPr>
          <w:b/>
          <w:bCs/>
          <w:lang w:val="es-ES"/>
        </w:rPr>
        <w:t xml:space="preserve">etiquetas rígidas </w:t>
      </w:r>
      <w:r w:rsidR="00107066">
        <w:rPr>
          <w:b/>
          <w:bCs/>
          <w:lang w:val="es-ES"/>
        </w:rPr>
        <w:t xml:space="preserve">simples </w:t>
      </w:r>
      <w:r w:rsidRPr="007F07C5">
        <w:rPr>
          <w:b/>
          <w:bCs/>
          <w:lang w:val="es-ES"/>
        </w:rPr>
        <w:t>y distancias vectoriales puras</w:t>
      </w:r>
      <w:r w:rsidRPr="007F07C5">
        <w:rPr>
          <w:lang w:val="es-ES"/>
        </w:rPr>
        <w:t>.</w:t>
      </w:r>
    </w:p>
    <w:p w:rsidR="00203890" w:rsidP="00203890" w:rsidRDefault="00203890" w14:paraId="1A5AB498" w14:textId="0FA07F74">
      <w:pPr>
        <w:pStyle w:val="Heading4"/>
        <w:rPr>
          <w:lang w:val="es-ES"/>
        </w:rPr>
      </w:pPr>
      <w:r w:rsidRPr="4E2FC73D" w:rsidR="1391EABF">
        <w:rPr>
          <w:lang w:val="es-ES"/>
        </w:rPr>
        <w:t>7.</w:t>
      </w:r>
      <w:r w:rsidRPr="4E2FC73D" w:rsidR="1391EABF">
        <w:rPr>
          <w:lang w:val="es-ES"/>
        </w:rPr>
        <w:t>3</w:t>
      </w:r>
      <w:r w:rsidRPr="4E2FC73D" w:rsidR="1391EABF">
        <w:rPr>
          <w:lang w:val="es-ES"/>
        </w:rPr>
        <w:t>.</w:t>
      </w:r>
      <w:r w:rsidRPr="4E2FC73D" w:rsidR="1391EABF">
        <w:rPr>
          <w:lang w:val="es-ES"/>
        </w:rPr>
        <w:t>2</w:t>
      </w:r>
      <w:r w:rsidRPr="4E2FC73D" w:rsidR="1391EABF">
        <w:rPr>
          <w:lang w:val="es-ES"/>
        </w:rPr>
        <w:t xml:space="preserve">. Estrategia </w:t>
      </w:r>
      <w:r w:rsidRPr="4E2FC73D" w:rsidR="1391EABF">
        <w:rPr>
          <w:lang w:val="es-ES"/>
        </w:rPr>
        <w:t>2</w:t>
      </w:r>
      <w:r w:rsidRPr="4E2FC73D" w:rsidR="1391EABF">
        <w:rPr>
          <w:lang w:val="es-ES"/>
        </w:rPr>
        <w:t xml:space="preserve">: </w:t>
      </w:r>
      <w:r w:rsidRPr="4E2FC73D" w:rsidR="1391EABF">
        <w:rPr>
          <w:lang w:val="es-ES"/>
        </w:rPr>
        <w:t xml:space="preserve"> </w:t>
      </w:r>
      <w:r w:rsidRPr="4E2FC73D" w:rsidR="5D82BA58">
        <w:rPr>
          <w:lang w:val="es-ES"/>
        </w:rPr>
        <w:t xml:space="preserve">Metadatado enriquecido con </w:t>
      </w:r>
      <w:r w:rsidRPr="4E2FC73D" w:rsidR="23A42AE0">
        <w:rPr>
          <w:lang w:val="es-ES"/>
        </w:rPr>
        <w:t xml:space="preserve">árbol </w:t>
      </w:r>
      <w:r w:rsidRPr="4E2FC73D" w:rsidR="6EA3722C">
        <w:rPr>
          <w:lang w:val="es-ES"/>
        </w:rPr>
        <w:t>taxonómico</w:t>
      </w:r>
    </w:p>
    <w:p w:rsidRPr="00F40296" w:rsidR="00F40296" w:rsidP="00F40296" w:rsidRDefault="00F40296" w14:paraId="2AFDAEF9" w14:textId="015E1DF6">
      <w:pPr>
        <w:rPr>
          <w:lang w:val="es-ES"/>
        </w:rPr>
      </w:pPr>
      <w:r w:rsidRPr="00F40296">
        <w:rPr>
          <w:lang w:val="es-ES"/>
        </w:rPr>
        <w:t xml:space="preserve">Esta estrategia intermedia se posiciona de forma óptima entre el filtrado plano por metadatos técnicos (como IDs de proyecto o fechas) y la complejidad estructural de un grafo de conocimiento (GraphRAG). Su propósito es organizar el patrimonio documental de la compañía en un </w:t>
      </w:r>
      <w:r w:rsidRPr="00F40296">
        <w:rPr>
          <w:b/>
          <w:bCs/>
          <w:lang w:val="es-ES"/>
        </w:rPr>
        <w:t xml:space="preserve">árbol jerárquico </w:t>
      </w:r>
      <w:r w:rsidR="0001303F">
        <w:rPr>
          <w:b/>
          <w:bCs/>
          <w:lang w:val="es-ES"/>
        </w:rPr>
        <w:t xml:space="preserve">con múltiples niveles de abstracción </w:t>
      </w:r>
      <w:r w:rsidR="00E57CC9">
        <w:rPr>
          <w:b/>
          <w:bCs/>
          <w:lang w:val="es-ES"/>
        </w:rPr>
        <w:t xml:space="preserve">de las temáticas </w:t>
      </w:r>
      <w:r w:rsidR="0001303F">
        <w:rPr>
          <w:b/>
          <w:bCs/>
          <w:lang w:val="es-ES"/>
        </w:rPr>
        <w:t>de</w:t>
      </w:r>
      <w:r w:rsidR="00E57CC9">
        <w:rPr>
          <w:b/>
          <w:bCs/>
          <w:lang w:val="es-ES"/>
        </w:rPr>
        <w:t xml:space="preserve"> la</w:t>
      </w:r>
      <w:r w:rsidR="0001303F">
        <w:rPr>
          <w:b/>
          <w:bCs/>
          <w:lang w:val="es-ES"/>
        </w:rPr>
        <w:t xml:space="preserve"> información de negocio</w:t>
      </w:r>
      <w:r w:rsidR="00E57CC9">
        <w:rPr>
          <w:b/>
          <w:bCs/>
          <w:lang w:val="es-ES"/>
        </w:rPr>
        <w:t xml:space="preserve"> </w:t>
      </w:r>
    </w:p>
    <w:p w:rsidRPr="00F40296" w:rsidR="00F40296" w:rsidP="00F40296" w:rsidRDefault="00FC39B5" w14:paraId="7019FBA7" w14:textId="0C5FFCA9">
      <w:pPr>
        <w:rPr>
          <w:lang w:val="es-ES"/>
        </w:rPr>
      </w:pPr>
      <w:r>
        <w:rPr>
          <w:lang w:val="es-ES"/>
        </w:rPr>
        <w:t xml:space="preserve">Esto permite tener un mayor control de la información </w:t>
      </w:r>
      <w:r w:rsidR="007E5AC0">
        <w:rPr>
          <w:lang w:val="es-ES"/>
        </w:rPr>
        <w:t xml:space="preserve">y una mayor capacidad de enrutamiento </w:t>
      </w:r>
      <w:r>
        <w:rPr>
          <w:lang w:val="es-ES"/>
        </w:rPr>
        <w:t xml:space="preserve">a la par que facilita su gestión y control </w:t>
      </w:r>
      <w:r w:rsidR="007E5AC0">
        <w:rPr>
          <w:lang w:val="es-ES"/>
        </w:rPr>
        <w:t>de cara a los roles del dato de negocio</w:t>
      </w:r>
    </w:p>
    <w:p w:rsidR="007E5AC0" w:rsidP="007E5AC0" w:rsidRDefault="007E5AC0" w14:paraId="0D0DA549" w14:textId="42969B45">
      <w:pPr>
        <w:pStyle w:val="Heading4"/>
        <w:rPr>
          <w:lang w:val="es-ES"/>
        </w:rPr>
      </w:pPr>
      <w:r w:rsidRPr="007F07C5">
        <w:rPr>
          <w:lang w:val="es-ES"/>
        </w:rPr>
        <w:t>7.</w:t>
      </w:r>
      <w:r>
        <w:rPr>
          <w:lang w:val="es-ES"/>
        </w:rPr>
        <w:t>3</w:t>
      </w:r>
      <w:r w:rsidRPr="007F07C5">
        <w:rPr>
          <w:lang w:val="es-ES"/>
        </w:rPr>
        <w:t>.</w:t>
      </w:r>
      <w:r>
        <w:rPr>
          <w:lang w:val="es-ES"/>
        </w:rPr>
        <w:t>3</w:t>
      </w:r>
      <w:r w:rsidRPr="007F07C5">
        <w:rPr>
          <w:lang w:val="es-ES"/>
        </w:rPr>
        <w:t xml:space="preserve">. Estrategia </w:t>
      </w:r>
      <w:r>
        <w:rPr>
          <w:lang w:val="es-ES"/>
        </w:rPr>
        <w:t>3</w:t>
      </w:r>
      <w:r w:rsidRPr="007F07C5">
        <w:rPr>
          <w:lang w:val="es-ES"/>
        </w:rPr>
        <w:t xml:space="preserve">: </w:t>
      </w:r>
      <w:r>
        <w:rPr>
          <w:lang w:val="es-ES"/>
        </w:rPr>
        <w:t xml:space="preserve"> Grafo relacional</w:t>
      </w:r>
    </w:p>
    <w:p w:rsidR="007F07C5" w:rsidP="007F07C5" w:rsidRDefault="007F07C5" w14:paraId="58EDBEA8" w14:textId="6CD19988">
      <w:pPr>
        <w:rPr>
          <w:lang w:val="es-ES"/>
        </w:rPr>
      </w:pPr>
      <w:r w:rsidRPr="007F07C5">
        <w:rPr>
          <w:lang w:val="es-ES"/>
        </w:rPr>
        <w:t xml:space="preserve">Este enfoque no sustituye al nivel documental, sino que se superpone a él. Entra en juego cuando el catálogo necesita registrar no solo fragmentos de texto, sino las </w:t>
      </w:r>
      <w:r w:rsidRPr="007F07C5">
        <w:rPr>
          <w:b/>
          <w:bCs/>
          <w:lang w:val="es-ES"/>
        </w:rPr>
        <w:t>entidades</w:t>
      </w:r>
      <w:r w:rsidRPr="007F07C5">
        <w:rPr>
          <w:lang w:val="es-ES"/>
        </w:rPr>
        <w:t xml:space="preserve"> (conceptos, componentes, leyes, áreas) que viven dentro de ellos y las </w:t>
      </w:r>
      <w:r w:rsidRPr="007F07C5">
        <w:rPr>
          <w:b/>
          <w:bCs/>
          <w:lang w:val="es-ES"/>
        </w:rPr>
        <w:t>relaciones explícitas</w:t>
      </w:r>
      <w:r w:rsidRPr="007F07C5">
        <w:rPr>
          <w:lang w:val="es-ES"/>
        </w:rPr>
        <w:t xml:space="preserve"> que las conectan.</w:t>
      </w:r>
      <w:r w:rsidR="00586981">
        <w:rPr>
          <w:lang w:val="es-ES"/>
        </w:rPr>
        <w:t xml:space="preserve"> </w:t>
      </w:r>
    </w:p>
    <w:p w:rsidRPr="007F07C5" w:rsidR="00586981" w:rsidP="007F07C5" w:rsidRDefault="00586981" w14:paraId="3CF4B5AA" w14:textId="5FFECF02">
      <w:pPr>
        <w:rPr>
          <w:lang w:val="es-ES"/>
        </w:rPr>
      </w:pPr>
      <w:r>
        <w:rPr>
          <w:lang w:val="es-ES"/>
        </w:rPr>
        <w:t>Brilla especialmente en fuentes de información con gran cantidad de referencias cruzadas</w:t>
      </w:r>
      <w:r w:rsidR="00476074">
        <w:rPr>
          <w:lang w:val="es-ES"/>
        </w:rPr>
        <w:t xml:space="preserve"> o patrones de consulta de información que requieren conectar información de diferentes ámbitos</w:t>
      </w:r>
    </w:p>
    <w:p w:rsidRPr="007F07C5" w:rsidR="007F07C5" w:rsidP="00D85A33" w:rsidRDefault="007F07C5" w14:paraId="10913E5A" w14:textId="337E7A8A">
      <w:pPr>
        <w:pStyle w:val="Heading4"/>
        <w:rPr>
          <w:lang w:val="es-ES"/>
        </w:rPr>
      </w:pPr>
      <w:r w:rsidRPr="007F07C5">
        <w:rPr>
          <w:lang w:val="es-ES"/>
        </w:rPr>
        <w:t>7.</w:t>
      </w:r>
      <w:r w:rsidR="00D85A33">
        <w:rPr>
          <w:lang w:val="es-ES"/>
        </w:rPr>
        <w:t>3</w:t>
      </w:r>
      <w:r w:rsidRPr="007F07C5">
        <w:rPr>
          <w:lang w:val="es-ES"/>
        </w:rPr>
        <w:t>.4. Hoja de Ruta Evolutiva (Modelo de Madurez)</w:t>
      </w:r>
    </w:p>
    <w:p w:rsidRPr="007F07C5" w:rsidR="007F07C5" w:rsidP="007F07C5" w:rsidRDefault="007F07C5" w14:paraId="2F11BCFE" w14:textId="263C9728">
      <w:pPr>
        <w:rPr>
          <w:lang w:val="es-ES"/>
        </w:rPr>
      </w:pPr>
      <w:r w:rsidRPr="007F07C5">
        <w:rPr>
          <w:lang w:val="es-ES"/>
        </w:rPr>
        <w:t>Para mitigar riesgos técnicos, la transición entre ambas estrategias se ejecutará de forma progresiva siguiendo tres fases secuenciales</w:t>
      </w:r>
      <w:r w:rsidR="00A167AA">
        <w:rPr>
          <w:lang w:val="es-ES"/>
        </w:rPr>
        <w:t>. Cabe destacar que no siempre será necesario llegar a la fase 3 ya que esta solo será necesaria si las consultas de los usuarios o el contenido de la fuente de la verdad así lo requieren</w:t>
      </w:r>
      <w:r w:rsidRPr="007F07C5">
        <w:rPr>
          <w:lang w:val="es-ES"/>
        </w:rPr>
        <w:t>:</w:t>
      </w:r>
    </w:p>
    <w:p w:rsidRPr="007F07C5" w:rsidR="007F07C5" w:rsidP="007F07C5" w:rsidRDefault="007F07C5" w14:paraId="568C1BE3" w14:textId="3C62CBDE">
      <w:pPr>
        <w:rPr>
          <w:lang w:val="es-ES"/>
        </w:rPr>
      </w:pPr>
      <w:r w:rsidRPr="007F07C5">
        <w:rPr>
          <w:lang w:val="es-ES"/>
        </w:rPr>
        <w:t xml:space="preserve">[Fase 1: Estructura y Tags] ──► [Fase 2: </w:t>
      </w:r>
      <w:r w:rsidR="005A3FF0">
        <w:rPr>
          <w:lang w:val="es-ES"/>
        </w:rPr>
        <w:t>Árbol</w:t>
      </w:r>
      <w:r w:rsidR="009F2F19">
        <w:rPr>
          <w:lang w:val="es-ES"/>
        </w:rPr>
        <w:t xml:space="preserve"> </w:t>
      </w:r>
      <w:r w:rsidR="005A3FF0">
        <w:rPr>
          <w:lang w:val="es-ES"/>
        </w:rPr>
        <w:t>taxonómico</w:t>
      </w:r>
      <w:r w:rsidRPr="007F07C5">
        <w:rPr>
          <w:lang w:val="es-ES"/>
        </w:rPr>
        <w:t>] ──► [Fase 3: Grafo Activo (GraphRAG)]</w:t>
      </w:r>
    </w:p>
    <w:p w:rsidRPr="00DC6233" w:rsidR="00DC6233" w:rsidP="00DC6233" w:rsidRDefault="00DC6233" w14:paraId="060BD72D" w14:textId="68EA663E">
      <w:pPr>
        <w:pStyle w:val="ListParagraph"/>
        <w:numPr>
          <w:ilvl w:val="0"/>
          <w:numId w:val="99"/>
        </w:numPr>
        <w:rPr>
          <w:lang w:val="es-ES"/>
        </w:rPr>
      </w:pPr>
      <w:r w:rsidRPr="00DC6233">
        <w:rPr>
          <w:b/>
          <w:bCs/>
          <w:lang w:val="es-ES"/>
        </w:rPr>
        <w:t xml:space="preserve">Fase 1: Estructura y Tags (Mínimo Viable de Plataforma): </w:t>
      </w:r>
      <w:r w:rsidRPr="00DC6233">
        <w:rPr>
          <w:lang w:val="es-ES"/>
        </w:rPr>
        <w:t>El 100% de los dominios documentales de la compañía arrancan obligatoriamente en este nivel estructural base. El pipeline se centra en la normalización técnica del documento y en garantizar que el JSON Maestro de la Capa Plata extraiga los metadatos de auditoría esenciales</w:t>
      </w:r>
      <w:r w:rsidR="00C615AD">
        <w:rPr>
          <w:lang w:val="es-ES"/>
        </w:rPr>
        <w:t xml:space="preserve"> </w:t>
      </w:r>
      <w:r w:rsidRPr="00DC6233">
        <w:rPr>
          <w:lang w:val="es-ES"/>
        </w:rPr>
        <w:t>y las etiquetas rígidas de seguridad. Esta fase, totalmente automatizada y de bajo coste, resuelve con éxito las necesidades de localización y filtrado del 80% de los usuarios de negocio.</w:t>
      </w:r>
    </w:p>
    <w:p w:rsidRPr="00DC6233" w:rsidR="00DC6233" w:rsidP="00DC6233" w:rsidRDefault="00DC6233" w14:paraId="0F4A9119" w14:textId="69E8652A">
      <w:pPr>
        <w:pStyle w:val="ListParagraph"/>
        <w:numPr>
          <w:ilvl w:val="0"/>
          <w:numId w:val="99"/>
        </w:numPr>
        <w:rPr>
          <w:lang w:val="es-ES"/>
        </w:rPr>
      </w:pPr>
      <w:r w:rsidRPr="00DC6233">
        <w:rPr>
          <w:b/>
          <w:bCs/>
          <w:lang w:val="es-ES"/>
        </w:rPr>
        <w:t xml:space="preserve">Fase 2: Árbol Taxonómico Jerárquico (Estrategia Intermedia de Transición): </w:t>
      </w:r>
      <w:r w:rsidRPr="00DC6233">
        <w:rPr>
          <w:lang w:val="es-ES"/>
        </w:rPr>
        <w:t>Se activa</w:t>
      </w:r>
      <w:r w:rsidR="007B74EB">
        <w:rPr>
          <w:lang w:val="es-ES"/>
        </w:rPr>
        <w:t>rá</w:t>
      </w:r>
      <w:r w:rsidRPr="00DC6233">
        <w:rPr>
          <w:lang w:val="es-ES"/>
        </w:rPr>
        <w:t xml:space="preserve"> </w:t>
      </w:r>
      <w:r w:rsidR="007B74EB">
        <w:rPr>
          <w:lang w:val="es-ES"/>
        </w:rPr>
        <w:t xml:space="preserve">a medida que la información contenida en la fuente de la verdad y la información de los dominios contenidos en esta aumenten y </w:t>
      </w:r>
      <w:r w:rsidR="005A3FF0">
        <w:rPr>
          <w:lang w:val="es-ES"/>
        </w:rPr>
        <w:t>comiencen a</w:t>
      </w:r>
      <w:r w:rsidR="007B74EB">
        <w:rPr>
          <w:lang w:val="es-ES"/>
        </w:rPr>
        <w:t xml:space="preserve"> </w:t>
      </w:r>
      <w:r w:rsidRPr="00DC6233">
        <w:rPr>
          <w:lang w:val="es-ES"/>
        </w:rPr>
        <w:t xml:space="preserve">mostrar señales de solapamiento conceptual o donde la búsqueda vectorial pura sufra de ruido semántico (falsos positivos). </w:t>
      </w:r>
      <w:r w:rsidR="00761ACF">
        <w:rPr>
          <w:lang w:val="es-ES"/>
        </w:rPr>
        <w:t>Al incluir</w:t>
      </w:r>
      <w:r w:rsidR="00815442">
        <w:rPr>
          <w:lang w:val="es-ES"/>
        </w:rPr>
        <w:t xml:space="preserve"> automáticamente</w:t>
      </w:r>
      <w:r w:rsidR="00761ACF">
        <w:rPr>
          <w:lang w:val="es-ES"/>
        </w:rPr>
        <w:t xml:space="preserve"> el metadatado </w:t>
      </w:r>
      <w:r w:rsidR="00815442">
        <w:rPr>
          <w:lang w:val="es-ES"/>
        </w:rPr>
        <w:t>taxonómico en la capa plata</w:t>
      </w:r>
      <w:r w:rsidR="00761ACF">
        <w:rPr>
          <w:lang w:val="es-ES"/>
        </w:rPr>
        <w:t xml:space="preserve"> dentro de cada bloque de información habilitamos </w:t>
      </w:r>
      <w:r w:rsidRPr="00DC6233">
        <w:rPr>
          <w:lang w:val="es-ES"/>
        </w:rPr>
        <w:t>el enrutamiento semántico acotando el espacio de búsqueda vectorial de forma determinista sin necesidad de incurrir en la complejidad de infraestructura de una base de datos de grafos.</w:t>
      </w:r>
    </w:p>
    <w:p w:rsidRPr="00DC6233" w:rsidR="00DC6233" w:rsidP="00DC6233" w:rsidRDefault="00DC6233" w14:paraId="3AAD24F4" w14:textId="137DEBE7">
      <w:pPr>
        <w:pStyle w:val="ListParagraph"/>
        <w:numPr>
          <w:ilvl w:val="0"/>
          <w:numId w:val="99"/>
        </w:numPr>
        <w:rPr>
          <w:lang w:val="es-ES"/>
        </w:rPr>
      </w:pPr>
      <w:r w:rsidRPr="00DC6233">
        <w:rPr>
          <w:b/>
          <w:bCs/>
          <w:lang w:val="es-ES"/>
        </w:rPr>
        <w:t xml:space="preserve">Fase 3: Grafo Activo y Madurez Cognitiva (GraphRAG / KAG): </w:t>
      </w:r>
      <w:r w:rsidRPr="00DC6233">
        <w:rPr>
          <w:lang w:val="es-ES"/>
        </w:rPr>
        <w:t>Cúlmen de la hoja de ruta, reservado exclusivamente para dominios documentales de alta complejidad relacional, dependencias regulatorias cruzadas o donde el negocio exija consultas transversales de síntesis global (</w:t>
      </w:r>
      <w:r w:rsidRPr="00DC6233">
        <w:rPr>
          <w:i/>
          <w:iCs/>
          <w:lang w:val="es-ES"/>
        </w:rPr>
        <w:t>multi-hop</w:t>
      </w:r>
      <w:r w:rsidRPr="00DC6233">
        <w:rPr>
          <w:lang w:val="es-ES"/>
        </w:rPr>
        <w:t>). Se despliega el motor de GraphRAG sobre un repositorio nativo de grafos</w:t>
      </w:r>
      <w:r w:rsidR="00815442">
        <w:rPr>
          <w:lang w:val="es-ES"/>
        </w:rPr>
        <w:t xml:space="preserve">. </w:t>
      </w:r>
      <w:r w:rsidRPr="00DC6233">
        <w:rPr>
          <w:lang w:val="es-ES"/>
        </w:rPr>
        <w:t xml:space="preserve">El pipeline de la Capa Plata extrae de forma automatizada las entidades y sus relaciones conceptuales libres. </w:t>
      </w:r>
    </w:p>
    <w:p w:rsidRPr="007F07C5" w:rsidR="007F07C5" w:rsidP="007F07C5" w:rsidRDefault="007F07C5" w14:paraId="43125F6B" w14:textId="77777777">
      <w:pPr>
        <w:rPr>
          <w:lang w:val="es-ES"/>
        </w:rPr>
      </w:pPr>
    </w:p>
    <w:p w:rsidRPr="007E3D69" w:rsidR="002E454B" w:rsidP="002232A8" w:rsidRDefault="002E454B" w14:paraId="456E8E2A" w14:textId="77777777">
      <w:pPr>
        <w:tabs>
          <w:tab w:val="num" w:pos="720"/>
        </w:tabs>
        <w:spacing w:before="280" w:after="120"/>
        <w:rPr>
          <w:lang w:val="es-ES"/>
        </w:rPr>
      </w:pPr>
    </w:p>
    <w:p w:rsidRPr="00097438" w:rsidR="00094DC1" w:rsidP="00097438" w:rsidRDefault="00094DC1" w14:paraId="119786FE" w14:textId="77777777">
      <w:pPr>
        <w:tabs>
          <w:tab w:val="num" w:pos="720"/>
        </w:tabs>
        <w:spacing w:before="280" w:after="120"/>
        <w:ind w:left="360"/>
        <w:rPr>
          <w:lang w:val="es-ES"/>
        </w:rPr>
      </w:pPr>
    </w:p>
    <w:p w:rsidR="0010687D" w:rsidP="00603F35" w:rsidRDefault="0010687D" w14:paraId="2E85B671" w14:textId="77777777">
      <w:pPr>
        <w:tabs>
          <w:tab w:val="num" w:pos="720"/>
        </w:tabs>
        <w:spacing w:before="280" w:after="120"/>
        <w:rPr>
          <w:lang w:val="es-ES"/>
        </w:rPr>
      </w:pPr>
    </w:p>
    <w:p w:rsidR="0010687D" w:rsidP="00603F35" w:rsidRDefault="0010687D" w14:paraId="653096DB" w14:textId="77777777">
      <w:pPr>
        <w:tabs>
          <w:tab w:val="num" w:pos="720"/>
        </w:tabs>
        <w:spacing w:before="280" w:after="120"/>
        <w:rPr>
          <w:lang w:val="es-ES"/>
        </w:rPr>
      </w:pPr>
    </w:p>
    <w:p w:rsidR="0010687D" w:rsidP="00603F35" w:rsidRDefault="0010687D" w14:paraId="02C46882" w14:textId="77777777">
      <w:pPr>
        <w:tabs>
          <w:tab w:val="num" w:pos="720"/>
        </w:tabs>
        <w:spacing w:before="280" w:after="120"/>
        <w:rPr>
          <w:lang w:val="es-ES"/>
        </w:rPr>
      </w:pPr>
    </w:p>
    <w:p w:rsidR="0010687D" w:rsidP="00603F35" w:rsidRDefault="00383725" w14:paraId="0259812E" w14:textId="331D841B">
      <w:pPr>
        <w:tabs>
          <w:tab w:val="num" w:pos="720"/>
        </w:tabs>
        <w:spacing w:before="280" w:after="120"/>
        <w:rPr>
          <w:lang w:val="es-ES"/>
        </w:rPr>
      </w:pPr>
      <w:r>
        <w:rPr>
          <w:lang w:val="es-ES"/>
        </w:rPr>
        <w:t>------------------------------------------------------------------------------------------------</w:t>
      </w:r>
    </w:p>
    <w:p w:rsidR="00603F35" w:rsidRDefault="04A9818B" w14:paraId="44C36182" w14:textId="3E698F3D">
      <w:pPr>
        <w:pStyle w:val="Heading2"/>
        <w:rPr>
          <w:rFonts w:ascii="Calibri" w:hAnsi="Calibri" w:eastAsia="Calibri" w:cs="Calibri"/>
          <w:i/>
          <w:iCs/>
          <w:lang w:val="es-ES"/>
        </w:rPr>
        <w:pPrChange w:author="Ivor Padilla" w:date="2026-06-02T11:35:00Z" w:id="103">
          <w:pPr>
            <w:pStyle w:val="Heading3"/>
          </w:pPr>
        </w:pPrChange>
      </w:pPr>
      <w:r w:rsidRPr="736905E1">
        <w:rPr>
          <w:rFonts w:ascii="Calibri" w:hAnsi="Calibri" w:eastAsia="Calibri" w:cs="Calibri"/>
          <w:i/>
          <w:iCs/>
          <w:lang w:val="es-ES"/>
          <w:rPrChange w:author="Ivor Padilla" w:date="2026-06-02T11:57:00Z" w16du:dateUtc="2026-06-02T11:57:53Z" w:id="104">
            <w:rPr>
              <w:lang w:val="es-ES"/>
            </w:rPr>
          </w:rPrChange>
        </w:rPr>
        <w:t>7. Catálogo de datos</w:t>
      </w:r>
    </w:p>
    <w:p w:rsidR="00603F35" w:rsidRDefault="682FA561" w14:paraId="2575F9A2" w14:textId="45807F1A">
      <w:pPr>
        <w:spacing w:before="280" w:after="120"/>
        <w:rPr>
          <w:lang w:val="es-ES"/>
          <w:rPrChange w:author="Ivor Padilla" w:date="2026-06-02T11:58:00Z" w:id="105">
            <w:rPr>
              <w:color w:val="000000" w:themeColor="text1"/>
              <w:lang w:val="es-ES"/>
            </w:rPr>
          </w:rPrChange>
        </w:rPr>
        <w:pPrChange w:author="Ivor Padilla" w:date="2026-06-02T11:58:00Z" w:id="106">
          <w:pPr/>
        </w:pPrChange>
      </w:pPr>
      <w:r w:rsidRPr="736905E1">
        <w:rPr>
          <w:lang w:val="es-ES"/>
          <w:rPrChange w:author="Ivor Padilla" w:date="2026-06-02T11:58:00Z" w16du:dateUtc="2026-06-02T11:58:13Z" w:id="107">
            <w:rPr>
              <w:rFonts w:ascii="Arial" w:hAnsi="Arial" w:eastAsia="Arial" w:cs="Arial"/>
              <w:color w:val="000000" w:themeColor="text1"/>
              <w:lang w:val="es-ES"/>
            </w:rPr>
          </w:rPrChange>
        </w:rPr>
        <w:t>El catálogo de datos es el inventario gobernado del conocimiento corporativo: el registro que responde, para cada activo de información, a qué hay, de qué tipo es, de dónde procede y por qué transformaciones ha pasado, qué calidad ostenta y en qué proyectos se emplea. No es un repositorio adicional de contenido, sino la capa de control que convierte un conjunto disperso de activos en un patrimonio descubrible, trazable y gobernable. Su ausencia se traduce en una organización que conserva sus datos pero desconoce qué posee: qué corpus existen, con qué procedimiento se construyó cada índice, qué clasificación de seguridad arrastra cada fragmento o qué consumidor depende de cada fuente.</w:t>
      </w:r>
    </w:p>
    <w:p w:rsidR="00603F35" w:rsidRDefault="61E5B154" w14:paraId="50F3DA85" w14:textId="25780629">
      <w:pPr>
        <w:spacing w:before="280" w:after="120"/>
        <w:rPr>
          <w:lang w:val="es-ES"/>
          <w:rPrChange w:author="Ivor Padilla" w:date="2026-06-02T11:58:00Z" w:id="108">
            <w:rPr>
              <w:color w:val="000000" w:themeColor="text1"/>
              <w:lang w:val="es-ES"/>
            </w:rPr>
          </w:rPrChange>
        </w:rPr>
        <w:pPrChange w:author="Ivor Padilla" w:date="2026-06-02T11:58:00Z" w:id="109">
          <w:pPr>
            <w:spacing w:after="0"/>
          </w:pPr>
        </w:pPrChange>
      </w:pPr>
      <w:r w:rsidRPr="736905E1">
        <w:rPr>
          <w:lang w:val="es-ES"/>
          <w:rPrChange w:author="Ivor Padilla" w:date="2026-06-02T11:58:00Z" w16du:dateUtc="2026-06-02T11:58:13Z" w:id="110">
            <w:rPr>
              <w:rFonts w:ascii="Arial" w:hAnsi="Arial" w:eastAsia="Arial" w:cs="Arial"/>
              <w:color w:val="000000" w:themeColor="text1"/>
              <w:lang w:val="es-ES"/>
            </w:rPr>
          </w:rPrChange>
        </w:rPr>
        <w:t xml:space="preserve">La organización gobierna sus activos de información mediante dos capas complementarias que este apartado articula bajo un único paraguas. La primera es el </w:t>
      </w:r>
      <w:r w:rsidRPr="736905E1">
        <w:rPr>
          <w:lang w:val="es-ES"/>
          <w:rPrChange w:author="Ivor Padilla" w:date="2026-06-02T10:54:00Z" w16du:dateUtc="2026-06-02T10:54:44Z" w:id="111">
            <w:rPr>
              <w:rFonts w:ascii="Arial" w:hAnsi="Arial" w:eastAsia="Arial" w:cs="Arial"/>
              <w:b/>
              <w:bCs/>
              <w:color w:val="000000" w:themeColor="text1"/>
              <w:lang w:val="es-ES"/>
            </w:rPr>
          </w:rPrChange>
        </w:rPr>
        <w:t>Arquitectura o catálogo técnico</w:t>
      </w:r>
      <w:r w:rsidRPr="736905E1">
        <w:rPr>
          <w:lang w:val="es-ES"/>
          <w:rPrChange w:author="Ivor Padilla" w:date="2026-06-02T10:54:00Z" w16du:dateUtc="2026-06-02T10:54:44Z" w:id="112">
            <w:rPr>
              <w:rFonts w:ascii="Arial" w:hAnsi="Arial" w:eastAsia="Arial" w:cs="Arial"/>
              <w:color w:val="000000" w:themeColor="text1"/>
              <w:lang w:val="es-ES"/>
            </w:rPr>
          </w:rPrChange>
        </w:rPr>
        <w:t xml:space="preserve">, que inventaría la estructura del activo (esquema, ubicación, formato, procedencia técnica y estado) y responde a qué activos existen y dónde residen. La segunda es el </w:t>
      </w:r>
      <w:r w:rsidRPr="736905E1">
        <w:rPr>
          <w:lang w:val="es-ES"/>
          <w:rPrChange w:author="Ivor Padilla" w:date="2026-06-02T10:54:00Z" w16du:dateUtc="2026-06-02T10:54:44Z" w:id="113">
            <w:rPr>
              <w:rFonts w:ascii="Arial" w:hAnsi="Arial" w:eastAsia="Arial" w:cs="Arial"/>
              <w:b/>
              <w:bCs/>
              <w:color w:val="000000" w:themeColor="text1"/>
              <w:lang w:val="es-ES"/>
            </w:rPr>
          </w:rPrChange>
        </w:rPr>
        <w:t>Taxonomía o catálogo semántico</w:t>
      </w:r>
      <w:r w:rsidRPr="736905E1">
        <w:rPr>
          <w:lang w:val="es-ES"/>
          <w:rPrChange w:author="Ivor Padilla" w:date="2026-06-02T10:54:00Z" w16du:dateUtc="2026-06-02T10:54:44Z" w:id="114">
            <w:rPr>
              <w:rFonts w:ascii="Arial" w:hAnsi="Arial" w:eastAsia="Arial" w:cs="Arial"/>
              <w:color w:val="000000" w:themeColor="text1"/>
              <w:lang w:val="es-ES"/>
            </w:rPr>
          </w:rPrChange>
        </w:rPr>
        <w:t>, que aporta el significado de negocio, (glosario, taxonomía, ontología y relaciones) y responde a qué significan dichos activos y a qué dominio del conocimiento pertenecen. La capa técnica localiza el activo; la capa semántica determina qué representa y bajo qué reglas debe tratarse. Ambas se apoyan, como prerrequisito transversal, en el linaje y la calidad del dato.</w:t>
      </w:r>
    </w:p>
    <w:p w:rsidR="00603F35" w:rsidP="736905E1" w:rsidRDefault="00603F35" w14:paraId="31D65DAD" w14:textId="34637520">
      <w:pPr>
        <w:spacing w:after="0"/>
        <w:rPr>
          <w:color w:val="000000" w:themeColor="text1"/>
          <w:lang w:val="es-ES"/>
        </w:rPr>
      </w:pPr>
    </w:p>
    <w:p w:rsidR="00603F35" w:rsidRDefault="61E5B154" w14:paraId="475BF96E" w14:textId="436D3160">
      <w:pPr>
        <w:pStyle w:val="Heading3"/>
        <w:rPr>
          <w:lang w:val="es-ES"/>
        </w:rPr>
        <w:pPrChange w:author="Ivor Padilla" w:date="2026-06-02T11:57:00Z" w:id="115">
          <w:pPr>
            <w:spacing w:after="0"/>
          </w:pPr>
        </w:pPrChange>
      </w:pPr>
      <w:r w:rsidRPr="736905E1">
        <w:rPr>
          <w:lang w:val="es-ES"/>
          <w:rPrChange w:author="Ivor Padilla" w:date="2026-06-02T11:57:00Z" w16du:dateUtc="2026-06-02T11:57:47Z" w:id="116">
            <w:rPr>
              <w:color w:val="000000" w:themeColor="text1"/>
              <w:lang w:val="es-ES"/>
            </w:rPr>
          </w:rPrChange>
        </w:rPr>
        <w:t xml:space="preserve">7.1 </w:t>
      </w:r>
      <w:r w:rsidRPr="736905E1">
        <w:rPr>
          <w:lang w:val="es-ES"/>
          <w:rPrChange w:author="Ivor Padilla" w:date="2026-06-02T10:55:00Z" w16du:dateUtc="2026-06-02T10:55:53Z" w:id="117">
            <w:rPr>
              <w:rFonts w:ascii="Arial" w:hAnsi="Arial" w:eastAsia="Arial" w:cs="Arial"/>
              <w:color w:val="666666"/>
              <w:lang w:val="es-ES"/>
            </w:rPr>
          </w:rPrChange>
        </w:rPr>
        <w:t>¿Cuándo es necesario?</w:t>
      </w:r>
    </w:p>
    <w:p w:rsidR="00603F35" w:rsidRDefault="61E5B154" w14:paraId="048EF839" w14:textId="66D7E2B2">
      <w:pPr>
        <w:spacing w:before="280" w:after="120"/>
        <w:rPr>
          <w:lang w:val="es-ES"/>
        </w:rPr>
        <w:pPrChange w:author="Ivor Padilla" w:date="2026-06-02T11:39:00Z" w:id="118">
          <w:pPr/>
        </w:pPrChange>
      </w:pPr>
      <w:r w:rsidRPr="736905E1">
        <w:rPr>
          <w:lang w:val="es-ES"/>
          <w:rPrChange w:author="Ivor Padilla" w:date="2026-06-02T11:39:00Z" w16du:dateUtc="2026-06-02T11:39:45Z" w:id="119">
            <w:rPr>
              <w:rFonts w:ascii="Arial" w:hAnsi="Arial" w:eastAsia="Arial" w:cs="Arial"/>
              <w:color w:val="000000" w:themeColor="text1"/>
              <w:lang w:val="es-ES"/>
            </w:rPr>
          </w:rPrChange>
        </w:rPr>
        <w:t>El catálogo de datos no constituye un fin en sí mismo, sino una inversión cuyo coste de construcción y, sobre todo, de mantenimiento debe quedar justificado por el riesgo que mitiga.</w:t>
      </w:r>
      <w:r w:rsidRPr="736905E1">
        <w:rPr>
          <w:lang w:val="es-ES"/>
          <w:rPrChange w:author="Ivor Padilla" w:date="2026-06-02T10:58:00Z" w16du:dateUtc="2026-06-02T10:58:44Z" w:id="120">
            <w:rPr>
              <w:rFonts w:ascii="Arial" w:hAnsi="Arial" w:eastAsia="Arial" w:cs="Arial"/>
              <w:color w:val="000000" w:themeColor="text1"/>
              <w:lang w:val="es-ES"/>
            </w:rPr>
          </w:rPrChange>
        </w:rPr>
        <w:t xml:space="preserve"> Conviene resolver esta cuestión antes que ninguna otra, y resolverla por capas, pues la capa técnica y la capa semántica obedecen a economías distintas: la primera se sostiene en gran medida de forma automática, </w:t>
      </w:r>
      <w:r w:rsidRPr="005944A2">
        <w:rPr>
          <w:color w:val="C00000"/>
          <w:lang w:val="es-ES"/>
          <w:rPrChange w:author="Ivor Padilla" w:date="2026-06-02T10:58:00Z" w16du:dateUtc="2026-06-02T10:58:44Z" w:id="121">
            <w:rPr>
              <w:rFonts w:ascii="Arial" w:hAnsi="Arial" w:eastAsia="Arial" w:cs="Arial"/>
              <w:color w:val="000000" w:themeColor="text1"/>
              <w:lang w:val="es-ES"/>
            </w:rPr>
          </w:rPrChange>
        </w:rPr>
        <w:t>mientras que la segunda exige curación humana continuada</w:t>
      </w:r>
      <w:r w:rsidRPr="736905E1">
        <w:rPr>
          <w:lang w:val="es-ES"/>
          <w:rPrChange w:author="Ivor Padilla" w:date="2026-06-02T10:58:00Z" w16du:dateUtc="2026-06-02T10:58:44Z" w:id="122">
            <w:rPr>
              <w:rFonts w:ascii="Arial" w:hAnsi="Arial" w:eastAsia="Arial" w:cs="Arial"/>
              <w:color w:val="000000" w:themeColor="text1"/>
              <w:lang w:val="es-ES"/>
            </w:rPr>
          </w:rPrChange>
        </w:rPr>
        <w:t xml:space="preserve">. </w:t>
      </w:r>
    </w:p>
    <w:p w:rsidRPr="00493BE7" w:rsidR="00603F35" w:rsidRDefault="2E0194B2" w14:paraId="503E5A0B" w14:textId="620B4039">
      <w:pPr>
        <w:spacing w:before="280" w:after="120"/>
        <w:rPr>
          <w:lang w:val="es-ES"/>
          <w:rPrChange w:author="Ivor Padilla" w:date="2026-06-02T11:39:00Z" w:id="123">
            <w:rPr>
              <w:color w:val="000000" w:themeColor="text1"/>
            </w:rPr>
          </w:rPrChange>
        </w:rPr>
        <w:pPrChange w:author="Ivor Padilla" w:date="2026-06-02T11:39:00Z" w:id="124">
          <w:pPr/>
        </w:pPrChange>
      </w:pPr>
      <w:r w:rsidRPr="00493BE7">
        <w:rPr>
          <w:lang w:val="es-ES"/>
          <w:rPrChange w:author="Ivor Padilla" w:date="2026-06-02T11:39:00Z" w16du:dateUtc="2026-06-02T11:39:45Z" w:id="125">
            <w:rPr>
              <w:rFonts w:ascii="Arial" w:hAnsi="Arial" w:eastAsia="Arial" w:cs="Arial"/>
              <w:color w:val="000000" w:themeColor="text1"/>
            </w:rPr>
          </w:rPrChange>
        </w:rPr>
        <w:t xml:space="preserve">La </w:t>
      </w:r>
      <w:r w:rsidRPr="00493BE7">
        <w:rPr>
          <w:lang w:val="es-ES"/>
          <w:rPrChange w:author="Ivor Padilla" w:date="2026-06-02T10:58:00Z" w16du:dateUtc="2026-06-02T10:58:44Z" w:id="126">
            <w:rPr>
              <w:rFonts w:ascii="Arial" w:hAnsi="Arial" w:eastAsia="Arial" w:cs="Arial"/>
              <w:color w:val="000000" w:themeColor="text1"/>
            </w:rPr>
          </w:rPrChange>
        </w:rPr>
        <w:t xml:space="preserve">capa técnica de Arquitectura </w:t>
      </w:r>
      <w:r w:rsidR="009E495E">
        <w:rPr>
          <w:lang w:val="es-ES"/>
        </w:rPr>
        <w:t xml:space="preserve">se recomienda </w:t>
      </w:r>
      <w:r w:rsidRPr="00493BE7">
        <w:rPr>
          <w:lang w:val="es-ES"/>
          <w:rPrChange w:author="Ivor Padilla" w:date="2026-06-02T10:58:00Z" w16du:dateUtc="2026-06-02T10:58:44Z" w:id="127">
            <w:rPr>
              <w:rFonts w:ascii="Arial" w:hAnsi="Arial" w:eastAsia="Arial" w:cs="Arial"/>
              <w:color w:val="000000" w:themeColor="text1"/>
            </w:rPr>
          </w:rPrChange>
        </w:rPr>
        <w:t xml:space="preserve">siempre que exista un volumen de fuentes sujetas a cambio cuyo metadato estructural deba mantenerse actualizado sin esfuerzo manual sostenible. </w:t>
      </w:r>
      <w:r w:rsidR="002F36B8">
        <w:rPr>
          <w:lang w:val="es-ES"/>
        </w:rPr>
        <w:t>La creación de esta tiene un bajo coste</w:t>
      </w:r>
      <w:r w:rsidRPr="00493BE7">
        <w:rPr>
          <w:lang w:val="es-ES"/>
          <w:rPrChange w:author="Ivor Padilla" w:date="2026-06-02T10:58:00Z" w16du:dateUtc="2026-06-02T10:58:44Z" w:id="128">
            <w:rPr>
              <w:rFonts w:ascii="Arial" w:hAnsi="Arial" w:eastAsia="Arial" w:cs="Arial"/>
              <w:color w:val="000000" w:themeColor="text1"/>
            </w:rPr>
          </w:rPrChange>
        </w:rPr>
        <w:t xml:space="preserve"> </w:t>
      </w:r>
      <w:r w:rsidR="009E495E">
        <w:rPr>
          <w:lang w:val="es-ES"/>
        </w:rPr>
        <w:t xml:space="preserve">ya que </w:t>
      </w:r>
      <w:r w:rsidRPr="00493BE7">
        <w:rPr>
          <w:lang w:val="es-ES"/>
          <w:rPrChange w:author="Ivor Padilla" w:date="2026-06-02T10:58:00Z" w16du:dateUtc="2026-06-02T10:58:44Z" w:id="129">
            <w:rPr>
              <w:rFonts w:ascii="Arial" w:hAnsi="Arial" w:eastAsia="Arial" w:cs="Arial"/>
              <w:color w:val="000000" w:themeColor="text1"/>
            </w:rPr>
          </w:rPrChange>
        </w:rPr>
        <w:t xml:space="preserve">el descubrimiento de esquema, formato y procedencia </w:t>
      </w:r>
      <w:r w:rsidR="009E495E">
        <w:rPr>
          <w:lang w:val="es-ES"/>
        </w:rPr>
        <w:t>es automatizable</w:t>
      </w:r>
      <w:r w:rsidRPr="00493BE7">
        <w:rPr>
          <w:lang w:val="es-ES"/>
          <w:rPrChange w:author="Ivor Padilla" w:date="2026-06-02T10:58:00Z" w16du:dateUtc="2026-06-02T10:58:44Z" w:id="130">
            <w:rPr>
              <w:rFonts w:ascii="Arial" w:hAnsi="Arial" w:eastAsia="Arial" w:cs="Arial"/>
              <w:color w:val="000000" w:themeColor="text1"/>
            </w:rPr>
          </w:rPrChange>
        </w:rPr>
        <w:t xml:space="preserve"> y su retorno es inmediato: sin ella, ningún equipo conoce con fiabilidad qué activos existen ni con qué procedimiento se construyeron. En la práctica, el registro técnico disciplinado debería instaurarse desde el primer momento, de modo que la incorporación posterior de significado resulte económica.</w:t>
      </w:r>
    </w:p>
    <w:p w:rsidRPr="00493BE7" w:rsidR="00603F35" w:rsidRDefault="2E0194B2" w14:paraId="3A30481E" w14:textId="71351D55">
      <w:pPr>
        <w:spacing w:before="280" w:after="120"/>
        <w:rPr>
          <w:del w:author="Ivor Padilla" w:date="2026-06-02T10:54:00Z" w16du:dateUtc="2026-06-02T10:54:37Z" w:id="131"/>
          <w:lang w:val="es-ES"/>
          <w:rPrChange w:author="Ivor Padilla" w:date="2026-06-02T11:39:00Z" w:id="132">
            <w:rPr>
              <w:del w:author="Ivor Padilla" w:date="2026-06-02T10:54:00Z" w16du:dateUtc="2026-06-02T10:54:37Z" w:id="133"/>
              <w:rFonts w:ascii="Arial" w:hAnsi="Arial" w:eastAsia="Arial" w:cs="Arial"/>
              <w:color w:val="000000" w:themeColor="text1"/>
              <w:lang w:val="es-ES"/>
            </w:rPr>
          </w:rPrChange>
        </w:rPr>
        <w:pPrChange w:author="Ivor Padilla" w:date="2026-06-02T11:39:00Z" w:id="134">
          <w:pPr>
            <w:spacing w:after="0"/>
          </w:pPr>
        </w:pPrChange>
      </w:pPr>
      <w:r w:rsidRPr="00493BE7">
        <w:rPr>
          <w:lang w:val="es-ES"/>
          <w:rPrChange w:author="Ivor Padilla" w:date="2026-06-02T11:39:00Z" w16du:dateUtc="2026-06-02T11:39:45Z" w:id="135">
            <w:rPr>
              <w:rFonts w:ascii="Arial" w:hAnsi="Arial" w:eastAsia="Arial" w:cs="Arial"/>
              <w:color w:val="000000" w:themeColor="text1"/>
            </w:rPr>
          </w:rPrChange>
        </w:rPr>
        <w:t xml:space="preserve">La </w:t>
      </w:r>
      <w:r w:rsidRPr="00493BE7">
        <w:rPr>
          <w:lang w:val="es-ES"/>
          <w:rPrChange w:author="Ivor Padilla" w:date="2026-06-02T10:58:00Z" w16du:dateUtc="2026-06-02T10:58:44Z" w:id="136">
            <w:rPr>
              <w:rFonts w:ascii="Arial" w:hAnsi="Arial" w:eastAsia="Arial" w:cs="Arial"/>
              <w:color w:val="000000" w:themeColor="text1"/>
            </w:rPr>
          </w:rPrChange>
        </w:rPr>
        <w:t>capa semántica de Taxonomía obedece a un cálculo distinto, por cuanto su construcción y conservación son intensivas en curación. La cuestión que conviene resolver no es si se añade significado, sino si el riesgo de interpretación divergente justifica el coste de curar y conservar dicha capa. La organización debería considerar su instauración cuando concurra una o varias de las siguientes señales; en su ausencia, el registro técnico del activo resulta suficiente y la curación semántica supondría coste sin retorno proporcional</w:t>
      </w:r>
    </w:p>
    <w:p w:rsidRPr="00493BE7" w:rsidR="00603F35" w:rsidP="736905E1" w:rsidRDefault="00603F35" w14:paraId="145899F2" w14:textId="740D91BB">
      <w:pPr>
        <w:spacing w:before="280" w:after="120"/>
        <w:rPr>
          <w:ins w:author="Ivor Padilla" w:date="2026-06-02T10:59:00Z" w16du:dateUtc="2026-06-02T10:59:53Z" w:id="137"/>
          <w:lang w:val="es-ES"/>
        </w:rPr>
      </w:pPr>
    </w:p>
    <w:p w:rsidR="00603F35" w:rsidRDefault="0FBD1348" w14:paraId="4688589A" w14:textId="51EC8342">
      <w:pPr>
        <w:pStyle w:val="ListParagraph"/>
        <w:numPr>
          <w:ilvl w:val="0"/>
          <w:numId w:val="8"/>
        </w:numPr>
        <w:spacing w:after="0"/>
        <w:rPr>
          <w:ins w:author="Ivor Padilla" w:date="2026-06-02T11:12:00Z" w16du:dateUtc="2026-06-02T11:12:26Z" w:id="138"/>
          <w:rFonts w:ascii="Cambria" w:hAnsi="Cambria" w:eastAsia="Cambria" w:cs="Cambria"/>
          <w:lang w:val="es-ES"/>
        </w:rPr>
        <w:pPrChange w:author="Ivor Padilla" w:date="2026-06-02T11:12:00Z" w:id="139">
          <w:pPr/>
        </w:pPrChange>
      </w:pPr>
      <w:ins w:author="Ivor Padilla" w:date="2026-06-02T11:12:00Z" w16du:dateUtc="2026-06-02T11:12:26Z" w:id="140">
        <w:r w:rsidRPr="736905E1">
          <w:rPr>
            <w:rFonts w:ascii="Cambria" w:hAnsi="Cambria" w:eastAsia="Cambria" w:cs="Cambria"/>
            <w:b/>
            <w:bCs/>
            <w:lang w:val="es-ES"/>
          </w:rPr>
          <w:t>Pluralidad de consumidores sobre un mismo activo</w:t>
        </w:r>
        <w:r w:rsidRPr="736905E1">
          <w:rPr>
            <w:rFonts w:ascii="Cambria" w:hAnsi="Cambria" w:eastAsia="Cambria" w:cs="Cambria"/>
            <w:lang w:val="es-ES"/>
          </w:rPr>
          <w:t>: sin un vocabulario común, cada consumidor interpreta el término a su manera y aparece la divergencia de interpretación; la capa semántica fija un significado único y compartido.</w:t>
        </w:r>
      </w:ins>
    </w:p>
    <w:p w:rsidR="00603F35" w:rsidRDefault="0FBD1348" w14:paraId="5BE4789F" w14:textId="2F38925C">
      <w:pPr>
        <w:pStyle w:val="ListParagraph"/>
        <w:numPr>
          <w:ilvl w:val="0"/>
          <w:numId w:val="8"/>
        </w:numPr>
        <w:spacing w:after="0"/>
        <w:rPr>
          <w:ins w:author="Ivor Padilla" w:date="2026-06-02T11:12:00Z" w16du:dateUtc="2026-06-02T11:12:26Z" w:id="141"/>
          <w:rFonts w:ascii="Cambria" w:hAnsi="Cambria" w:eastAsia="Cambria" w:cs="Cambria"/>
          <w:lang w:val="es-ES"/>
        </w:rPr>
        <w:pPrChange w:author="Ivor Padilla" w:date="2026-06-02T11:12:00Z" w:id="142">
          <w:pPr/>
        </w:pPrChange>
      </w:pPr>
      <w:ins w:author="Ivor Padilla" w:date="2026-06-02T11:12:00Z" w16du:dateUtc="2026-06-02T11:12:26Z" w:id="143">
        <w:r w:rsidRPr="736905E1">
          <w:rPr>
            <w:rFonts w:ascii="Cambria" w:hAnsi="Cambria" w:eastAsia="Cambria" w:cs="Cambria"/>
            <w:b/>
            <w:bCs/>
            <w:lang w:val="es-ES"/>
          </w:rPr>
          <w:t>Dominio regulado con exigencia de procedencia</w:t>
        </w:r>
        <w:r w:rsidRPr="736905E1">
          <w:rPr>
            <w:rFonts w:ascii="Cambria" w:hAnsi="Cambria" w:eastAsia="Cambria" w:cs="Cambria"/>
            <w:lang w:val="es-ES"/>
          </w:rPr>
          <w:t>: el significado debe ser trazable y auditable hasta su origen autorizado; un glosario sin respaldo no resiste una revisión supervisora.</w:t>
        </w:r>
      </w:ins>
    </w:p>
    <w:p w:rsidR="00603F35" w:rsidRDefault="0FBD1348" w14:paraId="3A6A9F95" w14:textId="3D93A3D1">
      <w:pPr>
        <w:pStyle w:val="ListParagraph"/>
        <w:numPr>
          <w:ilvl w:val="0"/>
          <w:numId w:val="8"/>
        </w:numPr>
        <w:spacing w:after="0"/>
        <w:rPr>
          <w:ins w:author="Ivor Padilla" w:date="2026-06-02T11:12:00Z" w16du:dateUtc="2026-06-02T11:12:26Z" w:id="144"/>
          <w:rFonts w:ascii="Cambria" w:hAnsi="Cambria" w:eastAsia="Cambria" w:cs="Cambria"/>
          <w:lang w:val="es-ES"/>
        </w:rPr>
        <w:pPrChange w:author="Ivor Padilla" w:date="2026-06-02T11:12:00Z" w:id="145">
          <w:pPr/>
        </w:pPrChange>
      </w:pPr>
      <w:ins w:author="Ivor Padilla" w:date="2026-06-02T11:12:00Z" w16du:dateUtc="2026-06-02T11:12:26Z" w:id="146">
        <w:r w:rsidRPr="736905E1">
          <w:rPr>
            <w:rFonts w:ascii="Cambria" w:hAnsi="Cambria" w:eastAsia="Cambria" w:cs="Cambria"/>
            <w:b/>
            <w:bCs/>
            <w:lang w:val="es-ES"/>
          </w:rPr>
          <w:t>Coexistencia de varios índices o corpus entre los que un agente debe seleccionar</w:t>
        </w:r>
        <w:r w:rsidRPr="736905E1">
          <w:rPr>
            <w:rFonts w:ascii="Cambria" w:hAnsi="Cambria" w:eastAsia="Cambria" w:cs="Cambria"/>
            <w:lang w:val="es-ES"/>
          </w:rPr>
          <w:t>: el agente requiere metadatos de significado, dominio, propósito, criterio de uso, para enrutar a la fuente adecuada, no únicamente para localizar activos.</w:t>
        </w:r>
      </w:ins>
    </w:p>
    <w:p w:rsidR="00603F35" w:rsidRDefault="0FBD1348" w14:paraId="2FCF02B4" w14:textId="131059E8">
      <w:pPr>
        <w:pStyle w:val="ListParagraph"/>
        <w:numPr>
          <w:ilvl w:val="0"/>
          <w:numId w:val="8"/>
        </w:numPr>
        <w:spacing w:after="0"/>
        <w:rPr>
          <w:ins w:author="Ivor Padilla" w:date="2026-06-02T11:12:00Z" w16du:dateUtc="2026-06-02T11:12:26Z" w:id="147"/>
          <w:rFonts w:ascii="Cambria" w:hAnsi="Cambria" w:eastAsia="Cambria" w:cs="Cambria"/>
          <w:lang w:val="es-ES"/>
        </w:rPr>
        <w:pPrChange w:author="Ivor Padilla" w:date="2026-06-02T11:12:00Z" w:id="148">
          <w:pPr/>
        </w:pPrChange>
      </w:pPr>
      <w:ins w:author="Ivor Padilla" w:date="2026-06-02T11:12:00Z" w16du:dateUtc="2026-06-02T11:12:26Z" w:id="149">
        <w:r w:rsidRPr="736905E1">
          <w:rPr>
            <w:rFonts w:ascii="Cambria" w:hAnsi="Cambria" w:eastAsia="Cambria" w:cs="Cambria"/>
            <w:b/>
            <w:bCs/>
            <w:lang w:val="es-ES"/>
          </w:rPr>
          <w:t>Necesidad de filtrar por dominio o por autoridad de la fuente</w:t>
        </w:r>
        <w:r w:rsidRPr="736905E1">
          <w:rPr>
            <w:rFonts w:ascii="Cambria" w:hAnsi="Cambria" w:eastAsia="Cambria" w:cs="Cambria"/>
            <w:lang w:val="es-ES"/>
          </w:rPr>
          <w:t>: la recuperación debe poder priorizar lo verificado y acotar por dominio, lo que exige taxonomía y metadato de autoridad, no solo esquema.</w:t>
        </w:r>
      </w:ins>
    </w:p>
    <w:p w:rsidR="00603F35" w:rsidRDefault="0FBD1348" w14:paraId="3A3E2B04" w14:textId="03A7D7FE">
      <w:pPr>
        <w:pStyle w:val="ListParagraph"/>
        <w:numPr>
          <w:ilvl w:val="0"/>
          <w:numId w:val="8"/>
        </w:numPr>
        <w:spacing w:after="0"/>
        <w:rPr>
          <w:ins w:author="Ivor Padilla" w:date="2026-06-02T11:12:00Z" w16du:dateUtc="2026-06-02T11:12:26Z" w:id="150"/>
          <w:rFonts w:ascii="Cambria" w:hAnsi="Cambria" w:eastAsia="Cambria" w:cs="Cambria"/>
          <w:lang w:val="es-ES"/>
        </w:rPr>
        <w:pPrChange w:author="Ivor Padilla" w:date="2026-06-02T11:12:00Z" w:id="151">
          <w:pPr/>
        </w:pPrChange>
      </w:pPr>
      <w:ins w:author="Ivor Padilla" w:date="2026-06-02T11:12:00Z" w16du:dateUtc="2026-06-02T11:12:26Z" w:id="152">
        <w:r w:rsidRPr="736905E1">
          <w:rPr>
            <w:rFonts w:ascii="Cambria" w:hAnsi="Cambria" w:eastAsia="Cambria" w:cs="Cambria"/>
            <w:b/>
            <w:bCs/>
            <w:lang w:val="es-ES"/>
          </w:rPr>
          <w:t>Conocimiento fuertemente interconectado</w:t>
        </w:r>
        <w:r w:rsidRPr="736905E1">
          <w:rPr>
            <w:rFonts w:ascii="Cambria" w:hAnsi="Cambria" w:eastAsia="Cambria" w:cs="Cambria"/>
            <w:lang w:val="es-ES"/>
          </w:rPr>
          <w:t>: las relaciones entre conceptos resultan tan determinantes como los conceptos mismos, lo que aconseja modelar dichas relaciones, territorio propio de la capa semántica.</w:t>
        </w:r>
      </w:ins>
    </w:p>
    <w:p w:rsidR="00603F35" w:rsidP="736905E1" w:rsidRDefault="00603F35" w14:paraId="6F8CD3B3" w14:textId="269DEDEB">
      <w:pPr>
        <w:tabs>
          <w:tab w:val="num" w:pos="720"/>
        </w:tabs>
        <w:spacing w:before="280" w:after="120"/>
        <w:rPr>
          <w:del w:author="Ivor Padilla" w:date="2026-06-02T11:04:00Z" w16du:dateUtc="2026-06-02T11:04:09Z" w:id="153"/>
          <w:lang w:val="es-ES"/>
        </w:rPr>
      </w:pPr>
    </w:p>
    <w:p w:rsidR="00603F35" w:rsidRDefault="10C4871E" w14:paraId="134710CA" w14:textId="07528804">
      <w:pPr>
        <w:rPr>
          <w:ins w:author="Ivor Padilla" w:date="2026-06-02T11:05:00Z" w16du:dateUtc="2026-06-02T11:05:01Z" w:id="154"/>
          <w:lang w:val="es-ES"/>
          <w:rPrChange w:author="Ivor Padilla" w:date="2026-06-02T11:12:00Z" w:id="155">
            <w:rPr>
              <w:ins w:author="Ivor Padilla" w:date="2026-06-02T11:05:00Z" w16du:dateUtc="2026-06-02T11:05:01Z" w:id="156"/>
              <w:rFonts w:ascii="Arial" w:hAnsi="Arial" w:eastAsia="Arial" w:cs="Arial"/>
              <w:color w:val="000000" w:themeColor="text1"/>
              <w:lang w:val="es-ES"/>
            </w:rPr>
          </w:rPrChange>
        </w:rPr>
      </w:pPr>
      <w:ins w:author="Ivor Padilla" w:date="2026-06-02T11:05:00Z" w16du:dateUtc="2026-06-02T11:05:05Z" w:id="157">
        <w:r w:rsidRPr="736905E1">
          <w:rPr>
            <w:lang w:val="es-ES"/>
            <w:rPrChange w:author="Ivor Padilla" w:date="2026-06-02T11:12:00Z" w16du:dateUtc="2026-06-02T11:12:55Z" w:id="158">
              <w:rPr>
                <w:rFonts w:ascii="Arial" w:hAnsi="Arial" w:eastAsia="Arial" w:cs="Arial"/>
                <w:lang w:val="es-ES"/>
              </w:rPr>
            </w:rPrChange>
          </w:rPr>
          <w:t xml:space="preserve">Conviene tratar la decisión como un dial de coste que se gradúa de forma continua, y no como un interruptor de todo o nada. El orden es el siguiente. Primero, la organización debería poblar la capa técnica con disciplina (esquema, formato, propiedad, etiquetas), </w:t>
        </w:r>
        <w:r w:rsidRPr="736905E1">
          <w:rPr>
            <w:b/>
            <w:bCs/>
            <w:lang w:val="es-ES"/>
            <w:rPrChange w:author="Ivor Padilla" w:date="2026-06-02T11:12:00Z" w16du:dateUtc="2026-06-02T11:12:55Z" w:id="159">
              <w:rPr>
                <w:rFonts w:ascii="Arial" w:hAnsi="Arial" w:eastAsia="Arial" w:cs="Arial"/>
                <w:b/>
                <w:bCs/>
                <w:lang w:val="es-ES"/>
              </w:rPr>
            </w:rPrChange>
          </w:rPr>
          <w:t xml:space="preserve">con bajo coste </w:t>
        </w:r>
        <w:r w:rsidRPr="736905E1">
          <w:rPr>
            <w:lang w:val="es-ES"/>
            <w:rPrChange w:author="Ivor Padilla" w:date="2026-06-02T11:12:00Z" w16du:dateUtc="2026-06-02T11:12:55Z" w:id="160">
              <w:rPr>
                <w:rFonts w:ascii="Arial" w:hAnsi="Arial" w:eastAsia="Arial" w:cs="Arial"/>
                <w:lang w:val="es-ES"/>
              </w:rPr>
            </w:rPrChange>
          </w:rPr>
          <w:t>y oportuna desde el inicio. Después, instaurar la capa semántica en cuanto se dé el primero de estos dos casos: que aparezca un segundo consumidor sobre un mismo activo o que surja la primera exigencia de cumplimiento sobre la procedencia del término. Por último, dentro de la propia capa semántica, empezar por glosario y taxonomía y reservar la ontología o el grafo para cuando el carácter interconectado del conocimiento lo exija. En definitiva, el nivel de catalogación lo fijan dos variables combinadas: el número de consumidores del activo y el grado de exigencia regulatoria.</w:t>
        </w:r>
      </w:ins>
    </w:p>
    <w:p w:rsidR="00603F35" w:rsidRDefault="5376F839" w14:paraId="6A5FA082" w14:textId="6A4BB510">
      <w:pPr>
        <w:pStyle w:val="Heading3"/>
        <w:tabs>
          <w:tab w:val="num" w:pos="720"/>
        </w:tabs>
        <w:rPr>
          <w:ins w:author="Ivor Padilla" w:date="2026-06-02T11:06:00Z" w16du:dateUtc="2026-06-02T11:06:34Z" w:id="161"/>
          <w:rFonts w:ascii="Calibri" w:hAnsi="Calibri" w:eastAsia="Calibri" w:cs="Calibri"/>
          <w:i/>
          <w:iCs/>
          <w:color w:val="666666"/>
          <w:lang w:val="es-ES"/>
          <w:rPrChange w:author="Ivor Padilla" w:date="2026-06-02T11:35:00Z" w:id="162">
            <w:rPr>
              <w:ins w:author="Ivor Padilla" w:date="2026-06-02T11:06:00Z" w16du:dateUtc="2026-06-02T11:06:34Z" w:id="163"/>
              <w:color w:val="666666"/>
              <w:lang w:val="es-ES"/>
            </w:rPr>
          </w:rPrChange>
        </w:rPr>
        <w:pPrChange w:author="Ivor Padilla" w:date="2026-06-02T11:08:00Z" w:id="164">
          <w:pPr>
            <w:tabs>
              <w:tab w:val="num" w:pos="720"/>
            </w:tabs>
            <w:spacing w:before="280" w:after="120"/>
          </w:pPr>
        </w:pPrChange>
      </w:pPr>
      <w:ins w:author="Ivor Padilla" w:date="2026-06-02T11:06:00Z" w16du:dateUtc="2026-06-02T11:06:21Z" w:id="165">
        <w:r w:rsidRPr="736905E1">
          <w:rPr>
            <w:rFonts w:ascii="Calibri" w:hAnsi="Calibri" w:eastAsia="Calibri" w:cs="Calibri"/>
            <w:i/>
            <w:iCs/>
            <w:lang w:val="es-ES"/>
            <w:rPrChange w:author="Ivor Padilla" w:date="2026-06-02T11:35:00Z" w16du:dateUtc="2026-06-02T11:35:31Z" w:id="166">
              <w:rPr>
                <w:rFonts w:ascii="Arial" w:hAnsi="Arial" w:eastAsia="Arial" w:cs="Arial"/>
                <w:color w:val="666666"/>
                <w:lang w:val="es-ES"/>
              </w:rPr>
            </w:rPrChange>
          </w:rPr>
          <w:t>7.2 Arquitectura (Catálogo Técnico)</w:t>
        </w:r>
      </w:ins>
    </w:p>
    <w:p w:rsidR="00603F35" w:rsidRDefault="5376F839" w14:paraId="00208E0F" w14:textId="074D8239">
      <w:pPr>
        <w:spacing w:after="0"/>
        <w:rPr>
          <w:ins w:author="Ivor Padilla" w:date="2026-06-02T11:06:00Z" w16du:dateUtc="2026-06-02T11:06:35Z" w:id="167"/>
          <w:color w:val="000000" w:themeColor="text1"/>
          <w:lang w:val="es-ES"/>
          <w:rPrChange w:author="Ivor Padilla" w:date="2026-06-02T11:06:00Z" w:id="168">
            <w:rPr>
              <w:ins w:author="Ivor Padilla" w:date="2026-06-02T11:06:00Z" w16du:dateUtc="2026-06-02T11:06:35Z" w:id="169"/>
              <w:rFonts w:ascii="Arial" w:hAnsi="Arial" w:eastAsia="Arial" w:cs="Arial"/>
              <w:color w:val="000000" w:themeColor="text1"/>
              <w:lang w:val="es-ES"/>
            </w:rPr>
          </w:rPrChange>
        </w:rPr>
        <w:pPrChange w:author="Ivor Padilla" w:date="2026-06-02T11:06:00Z" w:id="170">
          <w:pPr/>
        </w:pPrChange>
      </w:pPr>
      <w:ins w:author="Ivor Padilla" w:date="2026-06-02T11:06:00Z" w16du:dateUtc="2026-06-02T11:06:35Z" w:id="171">
        <w:r w:rsidRPr="736905E1">
          <w:rPr>
            <w:color w:val="000000" w:themeColor="text1"/>
            <w:lang w:val="es-ES"/>
            <w:rPrChange w:author="Ivor Padilla" w:date="2026-06-02T11:12:00Z" w16du:dateUtc="2026-06-02T11:12:55Z" w:id="172">
              <w:rPr>
                <w:rFonts w:ascii="Arial" w:hAnsi="Arial" w:eastAsia="Arial" w:cs="Arial"/>
                <w:color w:val="000000" w:themeColor="text1"/>
                <w:lang w:val="es-ES"/>
              </w:rPr>
            </w:rPrChange>
          </w:rPr>
          <w:t>El catálogo técnico es la capa de Arquitectura del dato: el registro que describe la estructura y la procedencia de cada activo con independencia de su significado de negocio. Responde a qué activos existen, dónde residen y cómo se han construido, y constituye el cimiento sobre el que después se cura el significado. Su rasgo distintivo es que se puebla de forma mayoritariamente automática y se mantiene actualizado a una escala que ninguna cumplimentación manual podría sostener.</w:t>
        </w:r>
      </w:ins>
    </w:p>
    <w:p w:rsidRPr="00493BE7" w:rsidR="00603F35" w:rsidP="736905E1" w:rsidRDefault="00603F35" w14:paraId="577C8B5F" w14:textId="0CFB859B">
      <w:pPr>
        <w:spacing w:before="280" w:after="120"/>
        <w:rPr>
          <w:ins w:author="Ivor Padilla" w:date="2026-06-02T11:06:00Z" w16du:dateUtc="2026-06-02T11:06:35Z" w:id="173"/>
          <w:lang w:val="es-ES"/>
        </w:rPr>
      </w:pPr>
    </w:p>
    <w:p w:rsidR="00603F35" w:rsidRDefault="5376F839" w14:paraId="7DC0EDA1" w14:textId="52A2D536">
      <w:pPr>
        <w:spacing w:after="0"/>
        <w:rPr>
          <w:ins w:author="Ivor Padilla" w:date="2026-06-02T11:06:00Z" w16du:dateUtc="2026-06-02T11:06:35Z" w:id="174"/>
          <w:color w:val="000000" w:themeColor="text1"/>
          <w:lang w:val="es-ES"/>
          <w:rPrChange w:author="Ivor Padilla" w:date="2026-06-02T11:07:00Z" w:id="175">
            <w:rPr>
              <w:ins w:author="Ivor Padilla" w:date="2026-06-02T11:06:00Z" w16du:dateUtc="2026-06-02T11:06:35Z" w:id="176"/>
              <w:rFonts w:ascii="Arial" w:hAnsi="Arial" w:eastAsia="Arial" w:cs="Arial"/>
              <w:color w:val="000000" w:themeColor="text1"/>
              <w:lang w:val="es-ES"/>
            </w:rPr>
          </w:rPrChange>
        </w:rPr>
        <w:pPrChange w:author="Ivor Padilla" w:date="2026-06-02T11:06:00Z" w:id="177">
          <w:pPr/>
        </w:pPrChange>
      </w:pPr>
      <w:ins w:author="Ivor Padilla" w:date="2026-06-02T11:06:00Z" w16du:dateUtc="2026-06-02T11:06:35Z" w:id="178">
        <w:r w:rsidRPr="736905E1">
          <w:rPr>
            <w:color w:val="000000" w:themeColor="text1"/>
            <w:lang w:val="es-ES"/>
            <w:rPrChange w:author="Ivor Padilla" w:date="2026-06-02T11:12:00Z" w16du:dateUtc="2026-06-02T11:12:55Z" w:id="179">
              <w:rPr>
                <w:rFonts w:ascii="Arial" w:hAnsi="Arial" w:eastAsia="Arial" w:cs="Arial"/>
                <w:color w:val="000000" w:themeColor="text1"/>
                <w:lang w:val="es-ES"/>
              </w:rPr>
            </w:rPrChange>
          </w:rPr>
          <w:t>Conviene situar su naturaleza con una analogía del dato estructurado, donde un repositorio técnico de metadatos guía a los motores de proceso hasta los ficheros correctos dentro de un lago de datos, indicando su ubicación y su esquema sin pronunciarse sobre su sentido. La capa de Arquitectura cumple esa misma función para el conocimiento corporativo, incluido el documental: localiza el activo y describe su forma, dejando el significado para la capa de Taxonomía. La literatura de arquitecturas de datos listos para IA caracteriza precisamente esta capa como un catálogo de metadatos que ofrece descubrimiento centralizado de los activos y conecta las estructuras técnicas con el significado de negocio que se le superpone.</w:t>
        </w:r>
      </w:ins>
    </w:p>
    <w:p w:rsidRPr="00493BE7" w:rsidR="00603F35" w:rsidP="736905E1" w:rsidRDefault="00603F35" w14:paraId="278F81A4" w14:textId="709B6B37">
      <w:pPr>
        <w:spacing w:before="280" w:after="120"/>
        <w:rPr>
          <w:ins w:author="Ivor Padilla" w:date="2026-06-02T11:06:00Z" w16du:dateUtc="2026-06-02T11:06:35Z" w:id="180"/>
          <w:lang w:val="es-ES"/>
        </w:rPr>
      </w:pPr>
    </w:p>
    <w:p w:rsidR="00603F35" w:rsidRDefault="75B6C1D9" w14:paraId="3994A8C9" w14:textId="60A5515B">
      <w:pPr>
        <w:pStyle w:val="Heading3"/>
        <w:tabs>
          <w:tab w:val="num" w:pos="720"/>
        </w:tabs>
        <w:rPr>
          <w:ins w:author="Ivor Padilla" w:date="2026-06-02T11:08:00Z" w16du:dateUtc="2026-06-02T11:08:35Z" w:id="181"/>
          <w:rFonts w:ascii="Calibri" w:hAnsi="Calibri" w:eastAsia="Calibri" w:cs="Calibri"/>
          <w:i/>
          <w:iCs/>
          <w:color w:val="666666"/>
          <w:lang w:val="es-ES"/>
          <w:rPrChange w:author="Ivor Padilla" w:date="2026-06-02T11:35:00Z" w:id="182">
            <w:rPr>
              <w:ins w:author="Ivor Padilla" w:date="2026-06-02T11:08:00Z" w16du:dateUtc="2026-06-02T11:08:35Z" w:id="183"/>
              <w:i/>
              <w:iCs/>
              <w:color w:val="666666"/>
              <w:lang w:val="es-ES"/>
            </w:rPr>
          </w:rPrChange>
        </w:rPr>
        <w:pPrChange w:author="Ivor Padilla" w:date="2026-06-02T11:13:00Z" w:id="184">
          <w:pPr>
            <w:tabs>
              <w:tab w:val="num" w:pos="720"/>
            </w:tabs>
            <w:spacing w:before="280" w:after="120"/>
          </w:pPr>
        </w:pPrChange>
      </w:pPr>
      <w:ins w:author="Ivor Padilla" w:date="2026-06-02T11:08:00Z" w16du:dateUtc="2026-06-02T11:08:16Z" w:id="185">
        <w:r w:rsidRPr="736905E1">
          <w:rPr>
            <w:rFonts w:ascii="Calibri" w:hAnsi="Calibri" w:eastAsia="Calibri" w:cs="Calibri"/>
            <w:i/>
            <w:iCs/>
            <w:lang w:val="es-ES"/>
            <w:rPrChange w:author="Ivor Padilla" w:date="2026-06-02T11:35:00Z" w16du:dateUtc="2026-06-02T11:35:45Z" w:id="186">
              <w:rPr>
                <w:rFonts w:ascii="Arial" w:hAnsi="Arial" w:eastAsia="Arial" w:cs="Arial"/>
                <w:i/>
                <w:iCs/>
                <w:color w:val="666666"/>
                <w:lang w:val="es-ES"/>
              </w:rPr>
            </w:rPrChange>
          </w:rPr>
          <w:t>7.2.1 Contenido de la Capa Técnica</w:t>
        </w:r>
      </w:ins>
    </w:p>
    <w:p w:rsidR="00603F35" w:rsidRDefault="75B6C1D9" w14:paraId="01D18F69" w14:textId="7DDC1FAF">
      <w:pPr>
        <w:spacing w:before="280" w:after="120"/>
        <w:rPr>
          <w:del w:author="Ivor Padilla" w:date="2026-06-02T11:04:00Z" w16du:dateUtc="2026-06-02T11:04:08Z" w:id="187"/>
          <w:lang w:val="es-ES"/>
          <w:rPrChange w:author="Ivor Padilla" w:date="2026-06-02T11:38:00Z" w:id="188">
            <w:rPr>
              <w:del w:author="Ivor Padilla" w:date="2026-06-02T11:04:00Z" w16du:dateUtc="2026-06-02T11:04:08Z" w:id="189"/>
              <w:rFonts w:ascii="Arial" w:hAnsi="Arial" w:eastAsia="Arial" w:cs="Arial"/>
              <w:color w:val="000000" w:themeColor="text1"/>
              <w:lang w:val="es-ES"/>
            </w:rPr>
          </w:rPrChange>
        </w:rPr>
        <w:pPrChange w:author="Ivor Padilla" w:date="2026-06-02T11:38:00Z" w:id="190">
          <w:pPr/>
        </w:pPrChange>
      </w:pPr>
      <w:ins w:author="Ivor Padilla" w:date="2026-06-02T11:08:00Z" w16du:dateUtc="2026-06-02T11:08:35Z" w:id="191">
        <w:r w:rsidRPr="736905E1">
          <w:rPr>
            <w:lang w:val="es-ES"/>
            <w:rPrChange w:author="Ivor Padilla" w:date="2026-06-02T11:38:00Z" w16du:dateUtc="2026-06-02T11:38:55Z" w:id="192">
              <w:rPr>
                <w:rFonts w:ascii="Arial" w:hAnsi="Arial" w:eastAsia="Arial" w:cs="Arial"/>
                <w:color w:val="000000" w:themeColor="text1"/>
                <w:lang w:val="es-ES"/>
              </w:rPr>
            </w:rPrChange>
          </w:rPr>
          <w:t>La capa de Arquitectura inventaría, para cada activo, un conjunto acotado de metadatos técnicos. Aplicado al universo documental</w:t>
        </w:r>
      </w:ins>
      <w:ins w:author="Ivor Padilla" w:date="2026-06-02T11:08:00Z" w16du:dateUtc="2026-06-02T11:08:57Z" w:id="193">
        <w:r w:rsidRPr="736905E1">
          <w:rPr>
            <w:lang w:val="es-ES"/>
            <w:rPrChange w:author="Ivor Padilla" w:date="2026-06-02T11:38:00Z" w16du:dateUtc="2026-06-02T11:38:55Z" w:id="194">
              <w:rPr>
                <w:color w:val="000000" w:themeColor="text1"/>
                <w:lang w:val="es-ES"/>
              </w:rPr>
            </w:rPrChange>
          </w:rPr>
          <w:t xml:space="preserve">, </w:t>
        </w:r>
      </w:ins>
      <w:ins w:author="Ivor Padilla" w:date="2026-06-02T11:08:00Z" w16du:dateUtc="2026-06-02T11:08:35Z" w:id="195">
        <w:r w:rsidRPr="736905E1">
          <w:rPr>
            <w:lang w:val="es-ES"/>
            <w:rPrChange w:author="Ivor Padilla" w:date="2026-06-02T11:08:00Z" w16du:dateUtc="2026-06-02T11:08:43Z" w:id="196">
              <w:rPr>
                <w:rFonts w:ascii="Arial" w:hAnsi="Arial" w:eastAsia="Arial" w:cs="Arial"/>
                <w:color w:val="000000" w:themeColor="text1"/>
                <w:lang w:val="es-ES"/>
              </w:rPr>
            </w:rPrChange>
          </w:rPr>
          <w:t>donde los activos gobernables son el documento fuente, el corpus y el índice de recuperación, su contenido se organiza en los siguientes planos.</w:t>
        </w:r>
      </w:ins>
    </w:p>
    <w:p w:rsidR="00603F35" w:rsidRDefault="0F2301F5" w14:paraId="3B50EE67" w14:textId="65184678">
      <w:pPr>
        <w:pStyle w:val="ListParagraph"/>
        <w:numPr>
          <w:ilvl w:val="0"/>
          <w:numId w:val="7"/>
        </w:numPr>
        <w:spacing w:before="280" w:after="120"/>
        <w:rPr>
          <w:ins w:author="Ivor Padilla" w:date="2026-06-02T11:09:00Z" w16du:dateUtc="2026-06-02T11:09:51Z" w:id="197"/>
          <w:lang w:val="es-ES"/>
          <w:rPrChange w:author="Ivor Padilla" w:date="2026-06-02T11:38:00Z" w:id="198">
            <w:rPr>
              <w:ins w:author="Ivor Padilla" w:date="2026-06-02T11:09:00Z" w16du:dateUtc="2026-06-02T11:09:51Z" w:id="199"/>
              <w:rFonts w:ascii="Cambria" w:hAnsi="Cambria" w:eastAsia="Cambria" w:cs="Cambria"/>
              <w:lang w:val="es-ES"/>
            </w:rPr>
          </w:rPrChange>
        </w:rPr>
        <w:pPrChange w:author="Ivor Padilla" w:date="2026-06-02T11:40:00Z" w:id="200">
          <w:pPr/>
        </w:pPrChange>
      </w:pPr>
      <w:ins w:author="Ivor Padilla" w:date="2026-06-02T11:09:00Z" w16du:dateUtc="2026-06-02T11:09:51Z" w:id="201">
        <w:r w:rsidRPr="736905E1">
          <w:rPr>
            <w:b/>
            <w:bCs/>
            <w:lang w:val="es-ES"/>
            <w:rPrChange w:author="Ivor Padilla" w:date="2026-06-02T11:39:00Z" w16du:dateUtc="2026-06-02T11:39:05Z" w:id="202">
              <w:rPr>
                <w:rFonts w:ascii="Cambria" w:hAnsi="Cambria" w:eastAsia="Cambria" w:cs="Cambria"/>
                <w:b/>
                <w:bCs/>
                <w:lang w:val="es-ES"/>
              </w:rPr>
            </w:rPrChange>
          </w:rPr>
          <w:t>Tipo y formato del activo</w:t>
        </w:r>
      </w:ins>
      <w:ins w:author="Ivor Padilla" w:date="2026-06-02T11:10:00Z" w16du:dateUtc="2026-06-02T11:10:02Z" w:id="203">
        <w:r w:rsidRPr="736905E1">
          <w:rPr>
            <w:lang w:val="es-ES"/>
            <w:rPrChange w:author="Ivor Padilla" w:date="2026-06-02T11:12:00Z" w16du:dateUtc="2026-06-02T11:12:55Z" w:id="204">
              <w:rPr>
                <w:rFonts w:ascii="Cambria" w:hAnsi="Cambria" w:eastAsia="Cambria" w:cs="Cambria"/>
                <w:b/>
                <w:bCs/>
                <w:lang w:val="es-ES"/>
              </w:rPr>
            </w:rPrChange>
          </w:rPr>
          <w:t xml:space="preserve">: </w:t>
        </w:r>
      </w:ins>
      <w:ins w:author="Ivor Padilla" w:date="2026-06-02T11:09:00Z" w16du:dateUtc="2026-06-02T11:09:51Z" w:id="205">
        <w:r w:rsidRPr="736905E1">
          <w:rPr>
            <w:lang w:val="es-ES"/>
            <w:rPrChange w:author="Ivor Padilla" w:date="2026-06-02T11:12:00Z" w16du:dateUtc="2026-06-02T11:12:55Z" w:id="206">
              <w:rPr>
                <w:rFonts w:ascii="Cambria" w:hAnsi="Cambria" w:eastAsia="Cambria" w:cs="Cambria"/>
                <w:lang w:val="es-ES"/>
              </w:rPr>
            </w:rPrChange>
          </w:rPr>
          <w:t xml:space="preserve"> tipología documental y formato físico del fichero (documento, hoja, audio, vídeo, marcado), de modo que el activo pueda leerse sin declaración previa de su forma.</w:t>
        </w:r>
      </w:ins>
    </w:p>
    <w:p w:rsidR="00603F35" w:rsidRDefault="0F2301F5" w14:paraId="2755AB68" w14:textId="09EF3352">
      <w:pPr>
        <w:pStyle w:val="ListParagraph"/>
        <w:numPr>
          <w:ilvl w:val="0"/>
          <w:numId w:val="7"/>
        </w:numPr>
        <w:spacing w:before="280" w:after="120"/>
        <w:rPr>
          <w:ins w:author="Ivor Padilla" w:date="2026-06-02T11:09:00Z" w16du:dateUtc="2026-06-02T11:09:51Z" w:id="207"/>
          <w:lang w:val="es-ES"/>
          <w:rPrChange w:author="Ivor Padilla" w:date="2026-06-02T11:38:00Z" w:id="208">
            <w:rPr>
              <w:ins w:author="Ivor Padilla" w:date="2026-06-02T11:09:00Z" w16du:dateUtc="2026-06-02T11:09:51Z" w:id="209"/>
              <w:rFonts w:ascii="Cambria" w:hAnsi="Cambria" w:eastAsia="Cambria" w:cs="Cambria"/>
              <w:lang w:val="es-ES"/>
            </w:rPr>
          </w:rPrChange>
        </w:rPr>
        <w:pPrChange w:author="Ivor Padilla" w:date="2026-06-02T11:40:00Z" w:id="210">
          <w:pPr/>
        </w:pPrChange>
      </w:pPr>
      <w:ins w:author="Ivor Padilla" w:date="2026-06-02T11:09:00Z" w16du:dateUtc="2026-06-02T11:09:51Z" w:id="211">
        <w:r w:rsidRPr="736905E1">
          <w:rPr>
            <w:b/>
            <w:bCs/>
            <w:lang w:val="es-ES"/>
            <w:rPrChange w:author="Ivor Padilla" w:date="2026-06-02T11:39:00Z" w16du:dateUtc="2026-06-02T11:39:10Z" w:id="212">
              <w:rPr>
                <w:rFonts w:ascii="Cambria" w:hAnsi="Cambria" w:eastAsia="Cambria" w:cs="Cambria"/>
                <w:b/>
                <w:bCs/>
                <w:lang w:val="es-ES"/>
              </w:rPr>
            </w:rPrChange>
          </w:rPr>
          <w:t xml:space="preserve">Esquema, campos y </w:t>
        </w:r>
        <w:r w:rsidRPr="736905E1">
          <w:rPr>
            <w:b/>
            <w:bCs/>
            <w:lang w:val="es-ES"/>
            <w:rPrChange w:author="Ivor Padilla" w:date="2026-06-02T11:12:00Z" w16du:dateUtc="2026-06-02T11:12:55Z" w:id="213">
              <w:rPr>
                <w:rFonts w:ascii="Cambria" w:hAnsi="Cambria" w:eastAsia="Cambria" w:cs="Cambria"/>
                <w:b/>
                <w:bCs/>
                <w:lang w:val="es-ES"/>
              </w:rPr>
            </w:rPrChange>
          </w:rPr>
          <w:t>estructuras</w:t>
        </w:r>
      </w:ins>
      <w:ins w:author="Ivor Padilla" w:date="2026-06-02T11:10:00Z" w16du:dateUtc="2026-06-02T11:10:15Z" w:id="214">
        <w:r w:rsidRPr="736905E1">
          <w:rPr>
            <w:lang w:val="es-ES"/>
            <w:rPrChange w:author="Ivor Padilla" w:date="2026-06-02T11:12:00Z" w16du:dateUtc="2026-06-02T11:12:55Z" w:id="215">
              <w:rPr>
                <w:rFonts w:ascii="Cambria" w:hAnsi="Cambria" w:eastAsia="Cambria" w:cs="Cambria"/>
                <w:b/>
                <w:bCs/>
                <w:lang w:val="es-ES"/>
              </w:rPr>
            </w:rPrChange>
          </w:rPr>
          <w:t xml:space="preserve">: </w:t>
        </w:r>
      </w:ins>
      <w:ins w:author="Ivor Padilla" w:date="2026-06-02T11:09:00Z" w16du:dateUtc="2026-06-02T11:09:51Z" w:id="216">
        <w:r w:rsidRPr="736905E1">
          <w:rPr>
            <w:lang w:val="es-ES"/>
            <w:rPrChange w:author="Ivor Padilla" w:date="2026-06-02T11:12:00Z" w16du:dateUtc="2026-06-02T11:12:55Z" w:id="217">
              <w:rPr>
                <w:rFonts w:ascii="Cambria" w:hAnsi="Cambria" w:eastAsia="Cambria" w:cs="Cambria"/>
                <w:lang w:val="es-ES"/>
              </w:rPr>
            </w:rPrChange>
          </w:rPr>
          <w:t>estructura disponible del activo: campos y atributos del documento, organización del corpus y configuración del índice (modelo de representación empleado, dimensión, política de segmentación normalizada).</w:t>
        </w:r>
      </w:ins>
    </w:p>
    <w:p w:rsidR="00603F35" w:rsidRDefault="0F2301F5" w14:paraId="219C3425" w14:textId="1A397BE1">
      <w:pPr>
        <w:pStyle w:val="ListParagraph"/>
        <w:numPr>
          <w:ilvl w:val="0"/>
          <w:numId w:val="7"/>
        </w:numPr>
        <w:spacing w:before="280" w:after="120"/>
        <w:rPr>
          <w:ins w:author="Ivor Padilla" w:date="2026-06-02T11:09:00Z" w16du:dateUtc="2026-06-02T11:09:51Z" w:id="218"/>
          <w:lang w:val="es-ES"/>
          <w:rPrChange w:author="Ivor Padilla" w:date="2026-06-02T11:38:00Z" w:id="219">
            <w:rPr>
              <w:ins w:author="Ivor Padilla" w:date="2026-06-02T11:09:00Z" w16du:dateUtc="2026-06-02T11:09:51Z" w:id="220"/>
              <w:rFonts w:ascii="Cambria" w:hAnsi="Cambria" w:eastAsia="Cambria" w:cs="Cambria"/>
              <w:lang w:val="es-ES"/>
            </w:rPr>
          </w:rPrChange>
        </w:rPr>
        <w:pPrChange w:author="Ivor Padilla" w:date="2026-06-02T11:40:00Z" w:id="221">
          <w:pPr/>
        </w:pPrChange>
      </w:pPr>
      <w:ins w:author="Ivor Padilla" w:date="2026-06-02T11:09:00Z" w16du:dateUtc="2026-06-02T11:09:51Z" w:id="222">
        <w:r w:rsidRPr="736905E1">
          <w:rPr>
            <w:b/>
            <w:bCs/>
            <w:lang w:val="es-ES"/>
            <w:rPrChange w:author="Ivor Padilla" w:date="2026-06-02T11:39:00Z" w16du:dateUtc="2026-06-02T11:39:12Z" w:id="223">
              <w:rPr>
                <w:rFonts w:ascii="Cambria" w:hAnsi="Cambria" w:eastAsia="Cambria" w:cs="Cambria"/>
                <w:b/>
                <w:bCs/>
                <w:lang w:val="es-ES"/>
              </w:rPr>
            </w:rPrChange>
          </w:rPr>
          <w:t>Método técnico de ingesta</w:t>
        </w:r>
      </w:ins>
      <w:ins w:author="Ivor Padilla" w:date="2026-06-02T11:10:00Z" w16du:dateUtc="2026-06-02T11:10:18Z" w:id="224">
        <w:r w:rsidRPr="736905E1">
          <w:rPr>
            <w:b/>
            <w:bCs/>
            <w:lang w:val="es-ES"/>
            <w:rPrChange w:author="Ivor Padilla" w:date="2026-06-02T11:12:00Z" w16du:dateUtc="2026-06-02T11:12:55Z" w:id="225">
              <w:rPr>
                <w:rFonts w:ascii="Cambria" w:hAnsi="Cambria" w:eastAsia="Cambria" w:cs="Cambria"/>
                <w:b/>
                <w:bCs/>
                <w:lang w:val="es-ES"/>
              </w:rPr>
            </w:rPrChange>
          </w:rPr>
          <w:t>:</w:t>
        </w:r>
      </w:ins>
      <w:ins w:author="Ivor Padilla" w:date="2026-06-02T11:09:00Z" w16du:dateUtc="2026-06-02T11:09:51Z" w:id="226">
        <w:r w:rsidRPr="736905E1">
          <w:rPr>
            <w:lang w:val="es-ES"/>
            <w:rPrChange w:author="Ivor Padilla" w:date="2026-06-02T11:12:00Z" w16du:dateUtc="2026-06-02T11:12:55Z" w:id="227">
              <w:rPr>
                <w:rFonts w:ascii="Cambria" w:hAnsi="Cambria" w:eastAsia="Cambria" w:cs="Cambria"/>
                <w:lang w:val="es-ES"/>
              </w:rPr>
            </w:rPrChange>
          </w:rPr>
          <w:t xml:space="preserve"> canal y procedimiento por el que el activo entró al sistema, dato necesario para reproducir su incorporación y auditar su origen técnico.</w:t>
        </w:r>
      </w:ins>
    </w:p>
    <w:p w:rsidR="00603F35" w:rsidRDefault="0F2301F5" w14:paraId="7B1F8A94" w14:textId="3072680D">
      <w:pPr>
        <w:pStyle w:val="ListParagraph"/>
        <w:numPr>
          <w:ilvl w:val="0"/>
          <w:numId w:val="7"/>
        </w:numPr>
        <w:spacing w:before="280" w:after="120"/>
        <w:rPr>
          <w:ins w:author="Ivor Padilla" w:date="2026-06-02T11:09:00Z" w16du:dateUtc="2026-06-02T11:09:51Z" w:id="228"/>
          <w:lang w:val="es-ES"/>
          <w:rPrChange w:author="Ivor Padilla" w:date="2026-06-02T11:38:00Z" w:id="229">
            <w:rPr>
              <w:ins w:author="Ivor Padilla" w:date="2026-06-02T11:09:00Z" w16du:dateUtc="2026-06-02T11:09:51Z" w:id="230"/>
              <w:rFonts w:ascii="Cambria" w:hAnsi="Cambria" w:eastAsia="Cambria" w:cs="Cambria"/>
              <w:lang w:val="es-ES"/>
            </w:rPr>
          </w:rPrChange>
        </w:rPr>
        <w:pPrChange w:author="Ivor Padilla" w:date="2026-06-02T11:40:00Z" w:id="231">
          <w:pPr/>
        </w:pPrChange>
      </w:pPr>
      <w:ins w:author="Ivor Padilla" w:date="2026-06-02T11:09:00Z" w16du:dateUtc="2026-06-02T11:09:51Z" w:id="232">
        <w:r w:rsidRPr="736905E1">
          <w:rPr>
            <w:b/>
            <w:bCs/>
            <w:lang w:val="es-ES"/>
            <w:rPrChange w:author="Ivor Padilla" w:date="2026-06-02T11:39:00Z" w16du:dateUtc="2026-06-02T11:39:14Z" w:id="233">
              <w:rPr>
                <w:rFonts w:ascii="Cambria" w:hAnsi="Cambria" w:eastAsia="Cambria" w:cs="Cambria"/>
                <w:b/>
                <w:bCs/>
                <w:lang w:val="es-ES"/>
              </w:rPr>
            </w:rPrChange>
          </w:rPr>
          <w:t>Linaje técnico</w:t>
        </w:r>
      </w:ins>
      <w:ins w:author="Ivor Padilla" w:date="2026-06-02T11:10:00Z" w16du:dateUtc="2026-06-02T11:10:23Z" w:id="234">
        <w:r w:rsidRPr="736905E1">
          <w:rPr>
            <w:lang w:val="es-ES"/>
            <w:rPrChange w:author="Ivor Padilla" w:date="2026-06-02T11:12:00Z" w16du:dateUtc="2026-06-02T11:12:55Z" w:id="235">
              <w:rPr>
                <w:rFonts w:ascii="Cambria" w:hAnsi="Cambria" w:eastAsia="Cambria" w:cs="Cambria"/>
                <w:b/>
                <w:bCs/>
                <w:lang w:val="es-ES"/>
              </w:rPr>
            </w:rPrChange>
          </w:rPr>
          <w:t>:</w:t>
        </w:r>
      </w:ins>
      <w:ins w:author="Ivor Padilla" w:date="2026-06-02T11:09:00Z" w16du:dateUtc="2026-06-02T11:09:51Z" w:id="236">
        <w:r w:rsidRPr="736905E1">
          <w:rPr>
            <w:lang w:val="es-ES"/>
            <w:rPrChange w:author="Ivor Padilla" w:date="2026-06-02T11:12:00Z" w16du:dateUtc="2026-06-02T11:12:55Z" w:id="237">
              <w:rPr>
                <w:rFonts w:ascii="Cambria" w:hAnsi="Cambria" w:eastAsia="Cambria" w:cs="Cambria"/>
                <w:lang w:val="es-ES"/>
              </w:rPr>
            </w:rPrChange>
          </w:rPr>
          <w:t xml:space="preserve"> recorrido del activo desde su origen hasta su destino, con las transformaciones aplicadas por el camino.</w:t>
        </w:r>
      </w:ins>
    </w:p>
    <w:p w:rsidR="00603F35" w:rsidRDefault="0F2301F5" w14:paraId="0F67BA97" w14:textId="4988ADF3">
      <w:pPr>
        <w:pStyle w:val="ListParagraph"/>
        <w:numPr>
          <w:ilvl w:val="0"/>
          <w:numId w:val="7"/>
        </w:numPr>
        <w:spacing w:before="280" w:after="120"/>
        <w:rPr>
          <w:ins w:author="Ivor Padilla" w:date="2026-06-02T11:09:00Z" w16du:dateUtc="2026-06-02T11:09:51Z" w:id="238"/>
          <w:lang w:val="es-ES"/>
          <w:rPrChange w:author="Ivor Padilla" w:date="2026-06-02T11:38:00Z" w:id="239">
            <w:rPr>
              <w:ins w:author="Ivor Padilla" w:date="2026-06-02T11:09:00Z" w16du:dateUtc="2026-06-02T11:09:51Z" w:id="240"/>
              <w:rFonts w:ascii="Cambria" w:hAnsi="Cambria" w:eastAsia="Cambria" w:cs="Cambria"/>
              <w:lang w:val="es-ES"/>
            </w:rPr>
          </w:rPrChange>
        </w:rPr>
        <w:pPrChange w:author="Ivor Padilla" w:date="2026-06-02T11:40:00Z" w:id="241">
          <w:pPr/>
        </w:pPrChange>
      </w:pPr>
      <w:ins w:author="Ivor Padilla" w:date="2026-06-02T11:09:00Z" w16du:dateUtc="2026-06-02T11:09:51Z" w:id="242">
        <w:r w:rsidRPr="736905E1">
          <w:rPr>
            <w:b/>
            <w:bCs/>
            <w:lang w:val="es-ES"/>
            <w:rPrChange w:author="Ivor Padilla" w:date="2026-06-02T11:39:00Z" w16du:dateUtc="2026-06-02T11:39:16Z" w:id="243">
              <w:rPr>
                <w:rFonts w:ascii="Cambria" w:hAnsi="Cambria" w:eastAsia="Cambria" w:cs="Cambria"/>
                <w:b/>
                <w:bCs/>
                <w:lang w:val="es-ES"/>
              </w:rPr>
            </w:rPrChange>
          </w:rPr>
          <w:t>Versionado</w:t>
        </w:r>
      </w:ins>
      <w:ins w:author="Ivor Padilla" w:date="2026-06-02T11:10:00Z" w16du:dateUtc="2026-06-02T11:10:24Z" w:id="244">
        <w:r w:rsidRPr="736905E1">
          <w:rPr>
            <w:lang w:val="es-ES"/>
            <w:rPrChange w:author="Ivor Padilla" w:date="2026-06-02T11:12:00Z" w16du:dateUtc="2026-06-02T11:12:55Z" w:id="245">
              <w:rPr>
                <w:rFonts w:ascii="Cambria" w:hAnsi="Cambria" w:eastAsia="Cambria" w:cs="Cambria"/>
                <w:lang w:val="es-ES"/>
              </w:rPr>
            </w:rPrChange>
          </w:rPr>
          <w:t>:</w:t>
        </w:r>
      </w:ins>
      <w:ins w:author="Ivor Padilla" w:date="2026-06-02T11:09:00Z" w16du:dateUtc="2026-06-02T11:09:51Z" w:id="246">
        <w:r w:rsidRPr="736905E1">
          <w:rPr>
            <w:lang w:val="es-ES"/>
            <w:rPrChange w:author="Ivor Padilla" w:date="2026-06-02T11:12:00Z" w16du:dateUtc="2026-06-02T11:12:55Z" w:id="247">
              <w:rPr>
                <w:rFonts w:ascii="Cambria" w:hAnsi="Cambria" w:eastAsia="Cambria" w:cs="Cambria"/>
                <w:lang w:val="es-ES"/>
              </w:rPr>
            </w:rPrChange>
          </w:rPr>
          <w:t xml:space="preserve"> identificación de versiones sucesivas del activo y de su esquema, con detección y registro de los cambios estructurales entre revisiones.</w:t>
        </w:r>
      </w:ins>
    </w:p>
    <w:p w:rsidR="00603F35" w:rsidRDefault="0F2301F5" w14:paraId="6656AE9A" w14:textId="3B5B6DEB">
      <w:pPr>
        <w:pStyle w:val="ListParagraph"/>
        <w:numPr>
          <w:ilvl w:val="0"/>
          <w:numId w:val="7"/>
        </w:numPr>
        <w:spacing w:before="280" w:after="120"/>
        <w:rPr>
          <w:ins w:author="Ivor Padilla" w:date="2026-06-02T11:09:00Z" w16du:dateUtc="2026-06-02T11:09:51Z" w:id="248"/>
          <w:lang w:val="es-ES"/>
          <w:rPrChange w:author="Ivor Padilla" w:date="2026-06-02T11:38:00Z" w:id="249">
            <w:rPr>
              <w:ins w:author="Ivor Padilla" w:date="2026-06-02T11:09:00Z" w16du:dateUtc="2026-06-02T11:09:51Z" w:id="250"/>
              <w:rFonts w:ascii="Cambria" w:hAnsi="Cambria" w:eastAsia="Cambria" w:cs="Cambria"/>
              <w:lang w:val="es-ES"/>
            </w:rPr>
          </w:rPrChange>
        </w:rPr>
        <w:pPrChange w:author="Ivor Padilla" w:date="2026-06-02T11:40:00Z" w:id="251">
          <w:pPr/>
        </w:pPrChange>
      </w:pPr>
      <w:ins w:author="Ivor Padilla" w:date="2026-06-02T11:09:00Z" w16du:dateUtc="2026-06-02T11:09:51Z" w:id="252">
        <w:r w:rsidRPr="736905E1">
          <w:rPr>
            <w:b/>
            <w:bCs/>
            <w:lang w:val="es-ES"/>
            <w:rPrChange w:author="Ivor Padilla" w:date="2026-06-02T11:39:00Z" w16du:dateUtc="2026-06-02T11:39:22Z" w:id="253">
              <w:rPr>
                <w:rFonts w:ascii="Cambria" w:hAnsi="Cambria" w:eastAsia="Cambria" w:cs="Cambria"/>
                <w:b/>
                <w:bCs/>
                <w:lang w:val="es-ES"/>
              </w:rPr>
            </w:rPrChange>
          </w:rPr>
          <w:t>Estado de sincronización</w:t>
        </w:r>
      </w:ins>
      <w:ins w:author="Ivor Padilla" w:date="2026-06-02T11:10:00Z" w16du:dateUtc="2026-06-02T11:10:28Z" w:id="254">
        <w:r w:rsidRPr="736905E1">
          <w:rPr>
            <w:lang w:val="es-ES"/>
            <w:rPrChange w:author="Ivor Padilla" w:date="2026-06-02T11:12:00Z" w16du:dateUtc="2026-06-02T11:12:55Z" w:id="255">
              <w:rPr>
                <w:rFonts w:ascii="Cambria" w:hAnsi="Cambria" w:eastAsia="Cambria" w:cs="Cambria"/>
                <w:b/>
                <w:bCs/>
                <w:lang w:val="es-ES"/>
              </w:rPr>
            </w:rPrChange>
          </w:rPr>
          <w:t>:</w:t>
        </w:r>
      </w:ins>
      <w:ins w:author="Ivor Padilla" w:date="2026-06-02T11:09:00Z" w16du:dateUtc="2026-06-02T11:09:51Z" w:id="256">
        <w:r w:rsidRPr="736905E1">
          <w:rPr>
            <w:lang w:val="es-ES"/>
            <w:rPrChange w:author="Ivor Padilla" w:date="2026-06-02T11:12:00Z" w16du:dateUtc="2026-06-02T11:12:55Z" w:id="257">
              <w:rPr>
                <w:rFonts w:ascii="Cambria" w:hAnsi="Cambria" w:eastAsia="Cambria" w:cs="Cambria"/>
                <w:lang w:val="es-ES"/>
              </w:rPr>
            </w:rPrChange>
          </w:rPr>
          <w:t xml:space="preserve"> situación del activo respecto de su fuente y de los índices que dependen de él: vigente, en proceso de actualización o desfasado.</w:t>
        </w:r>
      </w:ins>
    </w:p>
    <w:p w:rsidR="00603F35" w:rsidRDefault="0F2301F5" w14:paraId="48C3DCC8" w14:textId="2C35D759">
      <w:pPr>
        <w:pStyle w:val="ListParagraph"/>
        <w:numPr>
          <w:ilvl w:val="0"/>
          <w:numId w:val="7"/>
        </w:numPr>
        <w:spacing w:before="280" w:after="120"/>
        <w:rPr>
          <w:lang w:val="es-ES"/>
        </w:rPr>
        <w:pPrChange w:author="Ivor Padilla" w:date="2026-06-02T11:40:00Z" w:id="258">
          <w:pPr/>
        </w:pPrChange>
      </w:pPr>
      <w:ins w:author="Ivor Padilla" w:date="2026-06-02T11:09:00Z" w16du:dateUtc="2026-06-02T11:09:51Z" w:id="259">
        <w:r w:rsidRPr="736905E1">
          <w:rPr>
            <w:b/>
            <w:bCs/>
            <w:lang w:val="es-ES"/>
            <w:rPrChange w:author="Ivor Padilla" w:date="2026-06-02T11:39:00Z" w16du:dateUtc="2026-06-02T11:39:24Z" w:id="260">
              <w:rPr>
                <w:rFonts w:ascii="Cambria" w:hAnsi="Cambria" w:eastAsia="Cambria" w:cs="Cambria"/>
                <w:b/>
                <w:bCs/>
                <w:lang w:val="es-ES"/>
              </w:rPr>
            </w:rPrChange>
          </w:rPr>
          <w:t>Identificadores técnicos de trazabilidad</w:t>
        </w:r>
      </w:ins>
      <w:ins w:author="Ivor Padilla" w:date="2026-06-02T11:10:00Z" w16du:dateUtc="2026-06-02T11:10:36Z" w:id="261">
        <w:r w:rsidRPr="736905E1">
          <w:rPr>
            <w:lang w:val="es-ES"/>
            <w:rPrChange w:author="Ivor Padilla" w:date="2026-06-02T11:12:00Z" w16du:dateUtc="2026-06-02T11:12:55Z" w:id="262">
              <w:rPr>
                <w:rFonts w:ascii="Cambria" w:hAnsi="Cambria" w:eastAsia="Cambria" w:cs="Cambria"/>
                <w:b/>
                <w:bCs/>
                <w:lang w:val="es-ES"/>
              </w:rPr>
            </w:rPrChange>
          </w:rPr>
          <w:t xml:space="preserve">: </w:t>
        </w:r>
      </w:ins>
      <w:ins w:author="Ivor Padilla" w:date="2026-06-02T11:09:00Z" w16du:dateUtc="2026-06-02T11:09:51Z" w:id="263">
        <w:r w:rsidRPr="736905E1">
          <w:rPr>
            <w:lang w:val="es-ES"/>
            <w:rPrChange w:author="Ivor Padilla" w:date="2026-06-02T11:12:00Z" w16du:dateUtc="2026-06-02T11:12:55Z" w:id="264">
              <w:rPr>
                <w:rFonts w:ascii="Cambria" w:hAnsi="Cambria" w:eastAsia="Cambria" w:cs="Cambria"/>
                <w:lang w:val="es-ES"/>
              </w:rPr>
            </w:rPrChange>
          </w:rPr>
          <w:t xml:space="preserve"> huella e identificadores estables que permiten correlacionar el activo con sus fragmentos y con las respuestas que lo citan, así como deduplicar e integrar versiones.</w:t>
        </w:r>
      </w:ins>
    </w:p>
    <w:p w:rsidR="00603F35" w:rsidRDefault="2DD85FC8" w14:paraId="31F457FE" w14:textId="24B7A45F">
      <w:pPr>
        <w:pStyle w:val="Heading3"/>
        <w:tabs>
          <w:tab w:val="num" w:pos="720"/>
        </w:tabs>
        <w:rPr>
          <w:rFonts w:ascii="Calibri" w:hAnsi="Calibri" w:eastAsia="Calibri" w:cs="Calibri"/>
          <w:i/>
          <w:iCs/>
          <w:lang w:val="es-ES"/>
          <w:rPrChange w:author="Ivor Padilla" w:date="2026-06-02T11:35:00Z" w:id="265">
            <w:rPr>
              <w:lang w:val="es-ES"/>
            </w:rPr>
          </w:rPrChange>
        </w:rPr>
        <w:pPrChange w:author="Ivor Padilla" w:date="2026-06-02T11:34:00Z" w:id="266">
          <w:pPr>
            <w:tabs>
              <w:tab w:val="num" w:pos="720"/>
            </w:tabs>
            <w:spacing w:before="280" w:after="120"/>
          </w:pPr>
        </w:pPrChange>
      </w:pPr>
      <w:ins w:author="Ivor Padilla" w:date="2026-06-02T11:13:00Z" w16du:dateUtc="2026-06-02T11:13:18Z" w:id="267">
        <w:r w:rsidRPr="736905E1">
          <w:rPr>
            <w:rFonts w:ascii="Calibri" w:hAnsi="Calibri" w:eastAsia="Calibri" w:cs="Calibri"/>
            <w:i/>
            <w:iCs/>
            <w:lang w:val="es-ES"/>
            <w:rPrChange w:author="Ivor Padilla" w:date="2026-06-02T11:35:00Z" w16du:dateUtc="2026-06-02T11:35:53Z" w:id="268">
              <w:rPr>
                <w:rFonts w:ascii="Arial" w:hAnsi="Arial" w:eastAsia="Arial" w:cs="Arial"/>
                <w:i/>
                <w:iCs/>
                <w:color w:val="666666"/>
                <w:lang w:val="es-ES"/>
              </w:rPr>
            </w:rPrChange>
          </w:rPr>
          <w:t>7.2.2 Linaje Técnico, Versionado y Estado de Sincronización</w:t>
        </w:r>
      </w:ins>
    </w:p>
    <w:p w:rsidR="00603F35" w:rsidRDefault="2DD85FC8" w14:paraId="69F21594" w14:textId="0BFB75A7">
      <w:pPr>
        <w:spacing w:before="280" w:after="120"/>
        <w:rPr>
          <w:ins w:author="Ivor Padilla" w:date="2026-06-02T11:13:00Z" w16du:dateUtc="2026-06-02T11:13:34Z" w:id="269"/>
          <w:lang w:val="es-ES"/>
          <w:rPrChange w:author="Ivor Padilla" w:date="2026-06-02T11:38:00Z" w:id="270">
            <w:rPr>
              <w:ins w:author="Ivor Padilla" w:date="2026-06-02T11:13:00Z" w16du:dateUtc="2026-06-02T11:13:34Z" w:id="271"/>
            </w:rPr>
          </w:rPrChange>
        </w:rPr>
        <w:pPrChange w:author="Ivor Padilla" w:date="2026-06-02T11:38:00Z" w:id="272">
          <w:pPr/>
        </w:pPrChange>
      </w:pPr>
      <w:ins w:author="Ivor Padilla" w:date="2026-06-02T11:13:00Z" w16du:dateUtc="2026-06-02T11:13:34Z" w:id="273">
        <w:r w:rsidRPr="736905E1">
          <w:rPr>
            <w:lang w:val="es-ES"/>
            <w:rPrChange w:author="Ivor Padilla" w:date="2026-06-02T11:38:00Z" w16du:dateUtc="2026-06-02T11:38:37Z" w:id="274">
              <w:rPr>
                <w:rFonts w:ascii="Arial" w:hAnsi="Arial" w:eastAsia="Arial" w:cs="Arial"/>
                <w:color w:val="000000" w:themeColor="text1"/>
                <w:lang w:val="es-ES"/>
              </w:rPr>
            </w:rPrChange>
          </w:rPr>
          <w:t>Tres de los planos anteriores merecen tratamiento propio por su papel en la trazabilidad institucional.</w:t>
        </w:r>
      </w:ins>
    </w:p>
    <w:p w:rsidR="00603F35" w:rsidRDefault="2DD85FC8" w14:paraId="789FCC8D" w14:textId="496DDC82">
      <w:pPr>
        <w:spacing w:before="280" w:after="120"/>
        <w:rPr>
          <w:ins w:author="Ivor Padilla" w:date="2026-06-02T11:37:00Z" w16du:dateUtc="2026-06-02T11:37:54Z" w:id="275"/>
          <w:lang w:val="es-ES"/>
          <w:rPrChange w:author="Ivor Padilla" w:date="2026-06-02T11:38:00Z" w:id="276">
            <w:rPr>
              <w:ins w:author="Ivor Padilla" w:date="2026-06-02T11:37:00Z" w16du:dateUtc="2026-06-02T11:37:54Z" w:id="277"/>
              <w:color w:val="000000" w:themeColor="text1"/>
              <w:lang w:val="es-ES"/>
            </w:rPr>
          </w:rPrChange>
        </w:rPr>
        <w:pPrChange w:author="Ivor Padilla" w:date="2026-06-02T11:38:00Z" w:id="278">
          <w:pPr/>
        </w:pPrChange>
      </w:pPr>
      <w:ins w:author="Ivor Padilla" w:date="2026-06-02T11:13:00Z" w16du:dateUtc="2026-06-02T11:13:34Z" w:id="279">
        <w:r w:rsidRPr="736905E1">
          <w:rPr>
            <w:lang w:val="es-ES"/>
            <w:rPrChange w:author="Ivor Padilla" w:date="2026-06-02T11:38:00Z" w16du:dateUtc="2026-06-02T11:38:37Z" w:id="280">
              <w:rPr>
                <w:rFonts w:ascii="Arial" w:hAnsi="Arial" w:eastAsia="Arial" w:cs="Arial"/>
                <w:color w:val="000000" w:themeColor="text1"/>
                <w:lang w:val="es-ES"/>
              </w:rPr>
            </w:rPrChange>
          </w:rPr>
          <w:t xml:space="preserve">El </w:t>
        </w:r>
        <w:r w:rsidRPr="736905E1">
          <w:rPr>
            <w:lang w:val="es-ES"/>
            <w:rPrChange w:author="Ivor Padilla" w:date="2026-06-02T11:13:00Z" w16du:dateUtc="2026-06-02T11:13:42Z" w:id="281">
              <w:rPr>
                <w:rFonts w:ascii="Arial" w:hAnsi="Arial" w:eastAsia="Arial" w:cs="Arial"/>
                <w:b/>
                <w:bCs/>
                <w:color w:val="000000" w:themeColor="text1"/>
                <w:lang w:val="es-ES"/>
              </w:rPr>
            </w:rPrChange>
          </w:rPr>
          <w:t>linaje técnico</w:t>
        </w:r>
        <w:r w:rsidRPr="736905E1">
          <w:rPr>
            <w:lang w:val="es-ES"/>
            <w:rPrChange w:author="Ivor Padilla" w:date="2026-06-02T11:13:00Z" w16du:dateUtc="2026-06-02T11:13:42Z" w:id="282">
              <w:rPr>
                <w:rFonts w:ascii="Arial" w:hAnsi="Arial" w:eastAsia="Arial" w:cs="Arial"/>
                <w:color w:val="000000" w:themeColor="text1"/>
                <w:lang w:val="es-ES"/>
              </w:rPr>
            </w:rPrChange>
          </w:rPr>
          <w:t xml:space="preserve"> traza el recorrido completo del dato desde su origen hasta su destino, documentando las transformaciones y operaciones realizadas por el camino. Constituye la base de los análisis de causa raíz y de impacto ante un cambio de esquema o un error de calidad, y es el sustrato sobre el que se sostiene la trazabilidad exigida en dominios regulados: sin él, no puede defenderse la procedencia de un activo ni demostrarse el cumplimiento ante una revisión supervisora. La traza admite su modelado mediante estándares abiertos del mercado, lo que evita el acoplamiento a un proveedor concreto.</w:t>
        </w:r>
      </w:ins>
    </w:p>
    <w:p w:rsidR="00603F35" w:rsidRDefault="2DD85FC8" w14:paraId="693F48F9" w14:textId="259DD6AB">
      <w:pPr>
        <w:spacing w:before="280" w:after="120"/>
        <w:rPr>
          <w:ins w:author="Ivor Padilla" w:date="2026-06-02T11:13:00Z" w16du:dateUtc="2026-06-02T11:13:34Z" w:id="283"/>
          <w:lang w:val="es-ES"/>
          <w:rPrChange w:author="Ivor Padilla" w:date="2026-06-02T11:38:00Z" w:id="284">
            <w:rPr>
              <w:ins w:author="Ivor Padilla" w:date="2026-06-02T11:13:00Z" w16du:dateUtc="2026-06-02T11:13:34Z" w:id="285"/>
            </w:rPr>
          </w:rPrChange>
        </w:rPr>
        <w:pPrChange w:author="Ivor Padilla" w:date="2026-06-02T11:38:00Z" w:id="286">
          <w:pPr/>
        </w:pPrChange>
      </w:pPr>
      <w:ins w:author="Ivor Padilla" w:date="2026-06-02T11:13:00Z" w16du:dateUtc="2026-06-02T11:13:34Z" w:id="287">
        <w:r w:rsidRPr="736905E1">
          <w:rPr>
            <w:lang w:val="es-ES"/>
            <w:rPrChange w:author="Ivor Padilla" w:date="2026-06-02T11:38:00Z" w16du:dateUtc="2026-06-02T11:38:37Z" w:id="288">
              <w:rPr>
                <w:rFonts w:ascii="Arial" w:hAnsi="Arial" w:eastAsia="Arial" w:cs="Arial"/>
                <w:color w:val="000000" w:themeColor="text1"/>
                <w:lang w:val="es-ES"/>
              </w:rPr>
            </w:rPrChange>
          </w:rPr>
          <w:t xml:space="preserve">El </w:t>
        </w:r>
        <w:r w:rsidRPr="736905E1">
          <w:rPr>
            <w:lang w:val="es-ES"/>
            <w:rPrChange w:author="Ivor Padilla" w:date="2026-06-02T11:13:00Z" w16du:dateUtc="2026-06-02T11:13:42Z" w:id="289">
              <w:rPr>
                <w:rFonts w:ascii="Arial" w:hAnsi="Arial" w:eastAsia="Arial" w:cs="Arial"/>
                <w:b/>
                <w:bCs/>
                <w:color w:val="000000" w:themeColor="text1"/>
                <w:lang w:val="es-ES"/>
              </w:rPr>
            </w:rPrChange>
          </w:rPr>
          <w:t>versionado</w:t>
        </w:r>
        <w:r w:rsidRPr="736905E1">
          <w:rPr>
            <w:lang w:val="es-ES"/>
            <w:rPrChange w:author="Ivor Padilla" w:date="2026-06-02T11:13:00Z" w16du:dateUtc="2026-06-02T11:13:42Z" w:id="290">
              <w:rPr>
                <w:rFonts w:ascii="Arial" w:hAnsi="Arial" w:eastAsia="Arial" w:cs="Arial"/>
                <w:color w:val="000000" w:themeColor="text1"/>
                <w:lang w:val="es-ES"/>
              </w:rPr>
            </w:rPrChange>
          </w:rPr>
          <w:t xml:space="preserve"> registra la sucesión de revisiones del activo y de su esquema. En la práctica, el catálogo técnico no se reconstruye en cada pasada: detecta y registra únicamente lo nuevo o lo modificado respecto del estado previo, de modo que el metadato se mantiene fresco sin recalcularlo en su totalidad. Esta detección incremental del cambio es la que habilita un inventario actualizado a escala.</w:t>
        </w:r>
      </w:ins>
    </w:p>
    <w:p w:rsidR="00603F35" w:rsidRDefault="2DD85FC8" w14:paraId="11CF962B" w14:textId="02E5B996">
      <w:pPr>
        <w:tabs>
          <w:tab w:val="num" w:pos="720"/>
        </w:tabs>
        <w:spacing w:before="280" w:after="120"/>
        <w:rPr>
          <w:lang w:val="es-ES"/>
        </w:rPr>
      </w:pPr>
      <w:ins w:author="Ivor Padilla" w:date="2026-06-02T11:13:00Z" w16du:dateUtc="2026-06-02T11:13:34Z" w:id="291">
        <w:r w:rsidRPr="736905E1">
          <w:rPr>
            <w:lang w:val="es-ES"/>
            <w:rPrChange w:author="Ivor Padilla" w:date="2026-06-02T11:38:00Z" w16du:dateUtc="2026-06-02T11:38:37Z" w:id="292">
              <w:rPr>
                <w:rFonts w:ascii="Arial" w:hAnsi="Arial" w:eastAsia="Arial" w:cs="Arial"/>
                <w:color w:val="000000" w:themeColor="text1"/>
                <w:lang w:val="es-ES"/>
              </w:rPr>
            </w:rPrChange>
          </w:rPr>
          <w:t xml:space="preserve">El </w:t>
        </w:r>
        <w:r w:rsidRPr="736905E1">
          <w:rPr>
            <w:lang w:val="es-ES"/>
            <w:rPrChange w:author="Ivor Padilla" w:date="2026-06-02T11:13:00Z" w16du:dateUtc="2026-06-02T11:13:42Z" w:id="293">
              <w:rPr>
                <w:rFonts w:ascii="Arial" w:hAnsi="Arial" w:eastAsia="Arial" w:cs="Arial"/>
                <w:b/>
                <w:bCs/>
                <w:color w:val="000000" w:themeColor="text1"/>
                <w:lang w:val="es-ES"/>
              </w:rPr>
            </w:rPrChange>
          </w:rPr>
          <w:t>estado de sincronización</w:t>
        </w:r>
        <w:r w:rsidRPr="736905E1">
          <w:rPr>
            <w:lang w:val="es-ES"/>
            <w:rPrChange w:author="Ivor Padilla" w:date="2026-06-02T11:13:00Z" w16du:dateUtc="2026-06-02T11:13:42Z" w:id="294">
              <w:rPr>
                <w:rFonts w:ascii="Arial" w:hAnsi="Arial" w:eastAsia="Arial" w:cs="Arial"/>
                <w:color w:val="000000" w:themeColor="text1"/>
                <w:lang w:val="es-ES"/>
              </w:rPr>
            </w:rPrChange>
          </w:rPr>
          <w:t xml:space="preserve"> expresa la coherencia entre el activo, su fuente y los índices que lo consumen. El inventario de un activo no es estático: cuando la fuente cambia, el activo y los índices derivados deben evolucionar con ella, y el catálogo debe reflejar si esa propagación se ha producido o está pendiente. Este plano es el que permite distinguir un activo vigente de uno desfasado, y resulta crítico en arquitecturas de recuperación, donde un índice no sincronizado devuelve contexto obsoleto.</w:t>
        </w:r>
      </w:ins>
    </w:p>
    <w:p w:rsidR="00603F35" w:rsidRDefault="130975AD" w14:paraId="2C999FEC" w14:textId="7F0705D1">
      <w:pPr>
        <w:pStyle w:val="Heading3"/>
        <w:rPr>
          <w:ins w:author="Ivor Padilla" w:date="2026-06-02T11:34:00Z" w16du:dateUtc="2026-06-02T11:34:10Z" w:id="295"/>
          <w:rFonts w:ascii="Calibri" w:hAnsi="Calibri" w:eastAsia="Calibri" w:cs="Calibri"/>
          <w:i/>
          <w:iCs/>
          <w:color w:val="000000" w:themeColor="text1"/>
          <w:lang w:val="es-ES"/>
          <w:rPrChange w:author="Ivor Padilla" w:date="2026-06-02T11:42:00Z" w:id="296">
            <w:rPr>
              <w:ins w:author="Ivor Padilla" w:date="2026-06-02T11:34:00Z" w16du:dateUtc="2026-06-02T11:34:10Z" w:id="297"/>
              <w:rFonts w:ascii="Arial" w:hAnsi="Arial" w:eastAsia="Arial" w:cs="Arial"/>
              <w:color w:val="000000" w:themeColor="text1"/>
              <w:lang w:val="es-ES"/>
            </w:rPr>
          </w:rPrChange>
        </w:rPr>
        <w:pPrChange w:author="Ivor Padilla" w:date="2026-06-02T11:34:00Z" w:id="298">
          <w:pPr>
            <w:spacing w:after="0"/>
          </w:pPr>
        </w:pPrChange>
      </w:pPr>
      <w:ins w:author="Ivor Padilla" w:date="2026-06-02T11:34:00Z" w16du:dateUtc="2026-06-02T11:34:10Z" w:id="299">
        <w:r w:rsidRPr="736905E1">
          <w:rPr>
            <w:rFonts w:ascii="Calibri" w:hAnsi="Calibri" w:eastAsia="Calibri" w:cs="Calibri"/>
            <w:i/>
            <w:iCs/>
            <w:lang w:val="es-ES"/>
            <w:rPrChange w:author="Ivor Padilla" w:date="2026-06-02T11:42:00Z" w16du:dateUtc="2026-06-02T11:42:54Z" w:id="300">
              <w:rPr>
                <w:rFonts w:ascii="Arial" w:hAnsi="Arial" w:eastAsia="Arial" w:cs="Arial"/>
                <w:color w:val="000000" w:themeColor="text1"/>
                <w:lang w:val="es-ES"/>
              </w:rPr>
            </w:rPrChange>
          </w:rPr>
          <w:t>7.2.3 Límite de la Capa Técnica</w:t>
        </w:r>
      </w:ins>
    </w:p>
    <w:p w:rsidR="00603F35" w:rsidRDefault="130975AD" w14:paraId="7211FC11" w14:textId="24F8E6C2">
      <w:pPr>
        <w:spacing w:before="280" w:after="120"/>
        <w:rPr>
          <w:del w:author="Ivor Padilla" w:date="2026-06-02T11:42:00Z" w16du:dateUtc="2026-06-02T11:42:36Z" w:id="301"/>
          <w:lang w:val="es-ES"/>
          <w:rPrChange w:author="Ivor Padilla" w:date="2026-06-02T11:40:00Z" w:id="302">
            <w:rPr>
              <w:del w:author="Ivor Padilla" w:date="2026-06-02T11:42:00Z" w16du:dateUtc="2026-06-02T11:42:36Z" w:id="303"/>
            </w:rPr>
          </w:rPrChange>
        </w:rPr>
        <w:pPrChange w:author="Ivor Padilla" w:date="2026-06-02T11:45:00Z" w:id="304">
          <w:pPr/>
        </w:pPrChange>
      </w:pPr>
      <w:ins w:author="Ivor Padilla" w:date="2026-06-02T11:34:00Z" w16du:dateUtc="2026-06-02T11:34:10Z" w:id="305">
        <w:r w:rsidRPr="736905E1">
          <w:rPr>
            <w:lang w:val="es-ES"/>
            <w:rPrChange w:author="Ivor Padilla" w:date="2026-06-02T11:45:00Z" w16du:dateUtc="2026-06-02T11:45:02Z" w:id="306">
              <w:rPr>
                <w:rFonts w:ascii="Arial" w:hAnsi="Arial" w:eastAsia="Arial" w:cs="Arial"/>
                <w:color w:val="000000" w:themeColor="text1"/>
                <w:lang w:val="es-ES"/>
              </w:rPr>
            </w:rPrChange>
          </w:rPr>
          <w:t>Conviene interiorizar el límite estructural de esta capa: infiere y registra estructura, no significado. La confusión entre ambos planos es el error más frecuente en la materia. Un descubrimiento automático determina que un activo está en un formato dado, pero no que contiene datos personales de clientes ni que pertenece al dominio de riesgo de crédito; reconoce la forma del fichero, no su sensibilidad ni su pertenencia de negocio. De ahí que la capa de Arquitectura sea condición necesaria pero no suficiente: aporta el nivel base sobre el que la capa de Taxonomía construye el sentido.</w:t>
        </w:r>
      </w:ins>
    </w:p>
    <w:p w:rsidR="00603F35" w:rsidRDefault="7DAE9C69" w14:paraId="5C7E57FC" w14:textId="28F9F044">
      <w:pPr>
        <w:pStyle w:val="Heading3"/>
        <w:rPr>
          <w:ins w:author="Ivor Padilla" w:date="2026-06-02T11:44:00Z" w16du:dateUtc="2026-06-02T11:44:15Z" w:id="307"/>
          <w:rFonts w:ascii="Calibri" w:hAnsi="Calibri" w:eastAsia="Calibri" w:cs="Calibri"/>
          <w:i/>
          <w:iCs/>
          <w:color w:val="000000" w:themeColor="text1"/>
          <w:lang w:val="es-ES"/>
          <w:rPrChange w:author="Ivor Padilla" w:date="2026-06-02T11:44:00Z" w:id="308">
            <w:rPr>
              <w:ins w:author="Ivor Padilla" w:date="2026-06-02T11:44:00Z" w16du:dateUtc="2026-06-02T11:44:15Z" w:id="309"/>
              <w:rFonts w:ascii="Arial" w:hAnsi="Arial" w:eastAsia="Arial" w:cs="Arial"/>
              <w:color w:val="000000" w:themeColor="text1"/>
              <w:lang w:val="es-ES"/>
            </w:rPr>
          </w:rPrChange>
        </w:rPr>
        <w:pPrChange w:author="Ivor Padilla" w:date="2026-06-02T11:52:00Z" w:id="310">
          <w:pPr>
            <w:spacing w:after="0"/>
          </w:pPr>
        </w:pPrChange>
      </w:pPr>
      <w:ins w:author="Ivor Padilla" w:date="2026-06-02T11:44:00Z" w16du:dateUtc="2026-06-02T11:44:15Z" w:id="311">
        <w:r w:rsidRPr="736905E1">
          <w:rPr>
            <w:lang w:val="es-ES"/>
            <w:rPrChange w:author="Ivor Padilla" w:date="2026-06-02T11:52:00Z" w16du:dateUtc="2026-06-02T11:52:30Z" w:id="312">
              <w:rPr>
                <w:rFonts w:ascii="Arial" w:hAnsi="Arial" w:eastAsia="Arial" w:cs="Arial"/>
                <w:color w:val="000000" w:themeColor="text1"/>
                <w:lang w:val="es-ES"/>
              </w:rPr>
            </w:rPrChange>
          </w:rPr>
          <w:t>7.3 Taxonomía (Catálogo Semántico)</w:t>
        </w:r>
      </w:ins>
    </w:p>
    <w:p w:rsidR="00603F35" w:rsidRDefault="7DAE9C69" w14:paraId="1E997BFE" w14:textId="5C5A932C">
      <w:pPr>
        <w:spacing w:before="280" w:after="120"/>
        <w:rPr>
          <w:ins w:author="Ivor Padilla" w:date="2026-06-02T11:44:00Z" w16du:dateUtc="2026-06-02T11:44:15Z" w:id="313"/>
          <w:lang w:val="es-ES"/>
          <w:rPrChange w:author="Ivor Padilla" w:date="2026-06-02T11:44:00Z" w:id="314">
            <w:rPr>
              <w:ins w:author="Ivor Padilla" w:date="2026-06-02T11:44:00Z" w16du:dateUtc="2026-06-02T11:44:15Z" w:id="315"/>
              <w:rFonts w:ascii="Arial" w:hAnsi="Arial" w:eastAsia="Arial" w:cs="Arial"/>
              <w:color w:val="000000" w:themeColor="text1"/>
              <w:lang w:val="es-ES"/>
            </w:rPr>
          </w:rPrChange>
        </w:rPr>
        <w:pPrChange w:author="Ivor Padilla" w:date="2026-06-02T11:44:00Z" w:id="316">
          <w:pPr/>
        </w:pPrChange>
      </w:pPr>
      <w:ins w:author="Ivor Padilla" w:date="2026-06-02T11:44:00Z" w16du:dateUtc="2026-06-02T11:44:15Z" w:id="317">
        <w:r w:rsidRPr="736905E1">
          <w:rPr>
            <w:lang w:val="es-ES"/>
            <w:rPrChange w:author="Ivor Padilla" w:date="2026-06-02T11:44:00Z" w16du:dateUtc="2026-06-02T11:44:32Z" w:id="318">
              <w:rPr>
                <w:rFonts w:ascii="Arial" w:hAnsi="Arial" w:eastAsia="Arial" w:cs="Arial"/>
                <w:color w:val="000000" w:themeColor="text1"/>
                <w:lang w:val="es-ES"/>
              </w:rPr>
            </w:rPrChange>
          </w:rPr>
          <w:t>El catálogo semántico es la capa de Taxonomía: el significado que, asentado sobre el inventario técnico, define qué representan los activos y cómo se relacionan entre sí. Donde la capa de Arquitectura responde a qué activos existen y dónde residen, la capa de Taxonomía responde a qué significan y a qué dominio del conocimiento corporativo pertenecen, mediante cuatro instrumentos acoplados: el glosario de negocio, la taxonomía de clasificación, la ontología de dominio y las relaciones entre conceptos. Su cometido propio es transformar un conjunto de activos inventariados en una base de conocimiento que tanto las personas como los agentes recuperen por sentido y no por denominación de fichero. No constituye un segundo registro que compita con el técnico, sino la adición de significado sobre lo ya inventariado.</w:t>
        </w:r>
      </w:ins>
    </w:p>
    <w:p w:rsidRPr="00493BE7" w:rsidR="00603F35" w:rsidP="736905E1" w:rsidRDefault="00603F35" w14:paraId="26B589C6" w14:textId="1159F37C">
      <w:pPr>
        <w:spacing w:before="280" w:after="120"/>
        <w:rPr>
          <w:ins w:author="Ivor Padilla" w:date="2026-06-02T11:44:00Z" w16du:dateUtc="2026-06-02T11:44:15Z" w:id="319"/>
          <w:lang w:val="es-ES"/>
        </w:rPr>
      </w:pPr>
    </w:p>
    <w:p w:rsidR="00603F35" w:rsidRDefault="487CF90F" w14:paraId="7BA40880" w14:textId="20CA05E4">
      <w:pPr>
        <w:pStyle w:val="Heading3"/>
        <w:rPr>
          <w:ins w:author="Ivor Padilla" w:date="2026-06-02T11:45:00Z" w16du:dateUtc="2026-06-02T11:45:34Z" w:id="320"/>
          <w:rFonts w:ascii="Calibri" w:hAnsi="Calibri" w:eastAsia="Calibri" w:cs="Calibri"/>
          <w:i/>
          <w:color w:val="000000" w:themeColor="text1"/>
          <w:lang w:val="es-ES"/>
        </w:rPr>
        <w:pPrChange w:author="Ivor Padilla" w:date="2026-06-02T11:52:00Z" w:id="321">
          <w:pPr>
            <w:spacing w:after="0"/>
          </w:pPr>
        </w:pPrChange>
      </w:pPr>
      <w:ins w:author="Ivor Padilla" w:date="2026-06-02T11:45:00Z" w16du:dateUtc="2026-06-02T11:45:34Z" w:id="322">
        <w:r w:rsidRPr="736905E1">
          <w:rPr>
            <w:lang w:val="es-ES"/>
            <w:rPrChange w:author="Ivor Padilla" w:date="2026-06-02T11:52:00Z" w16du:dateUtc="2026-06-02T11:52:36Z" w:id="323">
              <w:rPr>
                <w:rFonts w:ascii="Arial" w:hAnsi="Arial" w:eastAsia="Arial" w:cs="Arial"/>
                <w:color w:val="000000" w:themeColor="text1"/>
                <w:lang w:val="es-ES"/>
              </w:rPr>
            </w:rPrChange>
          </w:rPr>
          <w:t>7.3.1 Propósito y Riesgos que Mitiga</w:t>
        </w:r>
      </w:ins>
    </w:p>
    <w:p w:rsidR="00603F35" w:rsidRDefault="487CF90F" w14:paraId="3336D4D0" w14:textId="1E8FD952">
      <w:pPr>
        <w:spacing w:before="280" w:after="120"/>
        <w:rPr>
          <w:ins w:author="Ivor Padilla" w:date="2026-06-02T11:45:00Z" w16du:dateUtc="2026-06-02T11:45:34Z" w:id="324"/>
          <w:lang w:val="es-ES"/>
          <w:rPrChange w:author="Ivor Padilla" w:date="2026-06-02T11:57:00Z" w:id="325">
            <w:rPr>
              <w:ins w:author="Ivor Padilla" w:date="2026-06-02T11:45:00Z" w16du:dateUtc="2026-06-02T11:45:34Z" w:id="326"/>
              <w:rFonts w:ascii="Arial" w:hAnsi="Arial" w:eastAsia="Arial" w:cs="Arial"/>
              <w:color w:val="000000" w:themeColor="text1"/>
              <w:lang w:val="es-ES"/>
            </w:rPr>
          </w:rPrChange>
        </w:rPr>
        <w:pPrChange w:author="Ivor Padilla" w:date="2026-06-02T11:57:00Z" w:id="327">
          <w:pPr/>
        </w:pPrChange>
      </w:pPr>
      <w:ins w:author="Ivor Padilla" w:date="2026-06-02T11:45:00Z" w16du:dateUtc="2026-06-02T11:45:34Z" w:id="328">
        <w:r w:rsidRPr="736905E1">
          <w:rPr>
            <w:lang w:val="es-ES"/>
            <w:rPrChange w:author="Ivor Padilla" w:date="2026-06-02T11:57:00Z" w16du:dateUtc="2026-06-02T11:57:17Z" w:id="329">
              <w:rPr>
                <w:rFonts w:ascii="Arial" w:hAnsi="Arial" w:eastAsia="Arial" w:cs="Arial"/>
                <w:color w:val="000000" w:themeColor="text1"/>
                <w:lang w:val="es-ES"/>
              </w:rPr>
            </w:rPrChange>
          </w:rPr>
          <w:t>La ausencia de una semántica acordada introduce dos exposiciones. La primera es un riesgo de interpretación divergente: sin un vocabulario común, distintas áreas atribuyen significados diferentes a un mismo término («cliente activo», «saldo» o «exposición» admiten lecturas dispares según el área que los emplee), de modo que el dato no llega a constituir información utilizable sin malentendidos. La segunda es una degradación de la recuperación en arquitecturas de recuperación aumentada: un agente que dispone de varios índices no puede seleccionar la fuente pertinente ni filtrar por dominio o autoridad si los activos no se han vinculado a un vocabulario de negocio compartido. La búsqueda por similitud localiza activos parecidos, pero no determina cuál debe emplearse ante una pregunta concreta. El coste de prescindir de esta capa no se manifiesta en la indexación,</w:t>
        </w:r>
        <w:r w:rsidRPr="736905E1">
          <w:rPr>
            <w:lang w:val="es-ES"/>
            <w:rPrChange w:author="Ivor Padilla" w:date="2026-06-02T11:56:00Z" w16du:dateUtc="2026-06-02T11:56:55Z" w:id="330">
              <w:rPr>
                <w:rFonts w:ascii="Arial" w:hAnsi="Arial" w:eastAsia="Arial" w:cs="Arial"/>
                <w:color w:val="000000" w:themeColor="text1"/>
                <w:lang w:val="es-ES"/>
              </w:rPr>
            </w:rPrChange>
          </w:rPr>
          <w:t xml:space="preserve"> sino en el consumo:</w:t>
        </w:r>
        <w:r w:rsidRPr="736905E1">
          <w:rPr>
            <w:lang w:val="es-ES"/>
            <w:rPrChange w:author="Ivor Padilla" w:date="2026-06-02T11:57:00Z" w16du:dateUtc="2026-06-02T11:57:17Z" w:id="331">
              <w:rPr>
                <w:rFonts w:ascii="Arial" w:hAnsi="Arial" w:eastAsia="Arial" w:cs="Arial"/>
                <w:color w:val="000000" w:themeColor="text1"/>
                <w:lang w:val="es-ES"/>
              </w:rPr>
            </w:rPrChange>
          </w:rPr>
          <w:t xml:space="preserve"> respuestas que mezclan dominios, citas no defendibles y servicios distintos que informan cifras discrepantes sobre un mismo activo.</w:t>
        </w:r>
      </w:ins>
    </w:p>
    <w:p w:rsidRPr="00493BE7" w:rsidR="00603F35" w:rsidRDefault="00603F35" w14:paraId="5DC2F035" w14:textId="2E3EF022">
      <w:pPr>
        <w:spacing w:after="0"/>
        <w:rPr>
          <w:ins w:author="Ivor Padilla" w:date="2026-06-02T11:45:00Z" w16du:dateUtc="2026-06-02T11:45:34Z" w:id="332"/>
          <w:rFonts w:ascii="Calibri" w:hAnsi="Calibri" w:eastAsia="Calibri" w:cs="Calibri"/>
          <w:b/>
          <w:bCs/>
          <w:i/>
          <w:iCs/>
          <w:color w:val="000000" w:themeColor="text1"/>
          <w:lang w:val="es-ES"/>
          <w:rPrChange w:author="Ivor Padilla" w:date="2026-06-02T11:45:00Z" w:id="333">
            <w:rPr>
              <w:ins w:author="Ivor Padilla" w:date="2026-06-02T11:45:00Z" w16du:dateUtc="2026-06-02T11:45:34Z" w:id="334"/>
            </w:rPr>
          </w:rPrChange>
        </w:rPr>
        <w:pPrChange w:author="Ivor Padilla" w:date="2026-06-02T11:45:00Z" w:id="335">
          <w:pPr/>
        </w:pPrChange>
      </w:pPr>
    </w:p>
    <w:p w:rsidR="00603F35" w:rsidRDefault="487CF90F" w14:paraId="7CFFDDD0" w14:textId="011C1F9F">
      <w:pPr>
        <w:spacing w:after="0"/>
        <w:rPr>
          <w:ins w:author="Ivor Padilla" w:date="2026-06-02T11:45:00Z" w16du:dateUtc="2026-06-02T11:45:34Z" w:id="336"/>
          <w:rFonts w:ascii="Calibri" w:hAnsi="Calibri" w:eastAsia="Calibri" w:cs="Calibri"/>
          <w:b/>
          <w:bCs/>
          <w:i/>
          <w:iCs/>
          <w:color w:val="000000" w:themeColor="text1"/>
          <w:lang w:val="es-ES"/>
        </w:rPr>
        <w:pPrChange w:author="Ivor Padilla" w:date="2026-06-02T11:56:00Z" w:id="337">
          <w:pPr/>
        </w:pPrChange>
      </w:pPr>
      <w:ins w:author="Ivor Padilla" w:date="2026-06-02T11:45:00Z" w16du:dateUtc="2026-06-02T11:45:34Z" w:id="338">
        <w:r w:rsidRPr="736905E1">
          <w:rPr>
            <w:rFonts w:ascii="Calibri" w:hAnsi="Calibri" w:eastAsia="Calibri" w:cs="Calibri"/>
            <w:b/>
            <w:bCs/>
            <w:i/>
            <w:iCs/>
            <w:color w:val="000000" w:themeColor="text1"/>
            <w:lang w:val="es-ES"/>
            <w:rPrChange w:author="Ivor Padilla" w:date="2026-06-02T11:56:00Z" w16du:dateUtc="2026-06-02T11:56:30Z" w:id="339">
              <w:rPr>
                <w:rFonts w:ascii="Arial" w:hAnsi="Arial" w:eastAsia="Arial" w:cs="Arial"/>
                <w:color w:val="000000" w:themeColor="text1"/>
                <w:lang w:val="es-ES"/>
              </w:rPr>
            </w:rPrChange>
          </w:rPr>
          <w:t>7.3.2 Estratos del Significado</w:t>
        </w:r>
      </w:ins>
    </w:p>
    <w:p w:rsidR="00603F35" w:rsidRDefault="487CF90F" w14:paraId="14E402FA" w14:textId="33234923">
      <w:pPr>
        <w:spacing w:before="280" w:after="120"/>
        <w:rPr>
          <w:ins w:author="Ivor Padilla" w:date="2026-06-02T11:45:00Z" w16du:dateUtc="2026-06-02T11:45:34Z" w:id="340"/>
          <w:lang w:val="es-ES"/>
        </w:rPr>
        <w:pPrChange w:author="Ivor Padilla" w:date="2026-06-02T11:46:00Z" w:id="341">
          <w:pPr/>
        </w:pPrChange>
      </w:pPr>
      <w:ins w:author="Ivor Padilla" w:date="2026-06-02T11:45:00Z" w16du:dateUtc="2026-06-02T11:45:34Z" w:id="342">
        <w:r w:rsidRPr="736905E1">
          <w:rPr>
            <w:lang w:val="es-ES"/>
            <w:rPrChange w:author="Ivor Padilla" w:date="2026-06-02T11:46:00Z" w16du:dateUtc="2026-06-02T11:46:07Z" w:id="343">
              <w:rPr>
                <w:rFonts w:ascii="Arial" w:hAnsi="Arial" w:eastAsia="Arial" w:cs="Arial"/>
                <w:color w:val="000000" w:themeColor="text1"/>
                <w:lang w:val="es-ES"/>
              </w:rPr>
            </w:rPrChange>
          </w:rPr>
          <w:t>La generación del significado se entiende como adición sobre lo ya inventariado y sigue una secuencia lógica en orden ascendente de madurez, no como receta cerrada de implementación.</w:t>
        </w:r>
      </w:ins>
    </w:p>
    <w:p w:rsidR="00603F35" w:rsidRDefault="487CF90F" w14:paraId="29F10FD9" w14:textId="1BE7BCFF">
      <w:pPr>
        <w:spacing w:before="280" w:after="120"/>
        <w:rPr>
          <w:ins w:author="Ivor Padilla" w:date="2026-06-02T11:45:00Z" w16du:dateUtc="2026-06-02T11:45:34Z" w:id="344"/>
          <w:lang w:val="es-ES"/>
        </w:rPr>
        <w:pPrChange w:author="Ivor Padilla" w:date="2026-06-02T11:46:00Z" w:id="345">
          <w:pPr/>
        </w:pPrChange>
      </w:pPr>
      <w:ins w:author="Ivor Padilla" w:date="2026-06-02T11:45:00Z" w16du:dateUtc="2026-06-02T11:45:34Z" w:id="346">
        <w:r w:rsidRPr="736905E1">
          <w:rPr>
            <w:lang w:val="es-ES"/>
            <w:rPrChange w:author="Ivor Padilla" w:date="2026-06-02T11:46:00Z" w16du:dateUtc="2026-06-02T11:46:07Z" w:id="347">
              <w:rPr>
                <w:rFonts w:ascii="Arial" w:hAnsi="Arial" w:eastAsia="Arial" w:cs="Arial"/>
                <w:color w:val="000000" w:themeColor="text1"/>
                <w:lang w:val="es-ES"/>
              </w:rPr>
            </w:rPrChange>
          </w:rPr>
          <w:t>El primer estrato es el glosario de negocio: el conjunto de términos y definiciones que la organización acuerda emplear de forma consistente. Su valor no es documental sino de contrato, en tanto opera como acuerdo explícito entre quien produce el dato y quien lo consume, de modo que ambas partes entiendan lo mismo por cada término. La custodia de las definiciones canónicas y el arbitraje en caso de contradicción corresponden a la función de propiedad del dato (la oficina del Chief Data &amp; Analytics Officer o figura equivalente de gobierno del dato); el mantenimiento cotidiano del vocabulario, a la función de curaduría. Ambas responsabilidades son de negocio y no de la función de plataforma: los equipos técnicos enganchan los términos a los activos, pero no los acuñan ni arbitran su significado.</w:t>
        </w:r>
      </w:ins>
    </w:p>
    <w:p w:rsidR="00603F35" w:rsidRDefault="487CF90F" w14:paraId="20FE8D0C" w14:textId="74A7F3E3">
      <w:pPr>
        <w:spacing w:before="280" w:after="120"/>
        <w:rPr>
          <w:ins w:author="Ivor Padilla" w:date="2026-06-02T11:45:00Z" w16du:dateUtc="2026-06-02T11:45:34Z" w:id="348"/>
          <w:lang w:val="es-ES"/>
        </w:rPr>
        <w:pPrChange w:author="Ivor Padilla" w:date="2026-06-02T11:46:00Z" w:id="349">
          <w:pPr/>
        </w:pPrChange>
      </w:pPr>
      <w:ins w:author="Ivor Padilla" w:date="2026-06-02T11:45:00Z" w16du:dateUtc="2026-06-02T11:45:34Z" w:id="350">
        <w:r w:rsidRPr="736905E1">
          <w:rPr>
            <w:lang w:val="es-ES"/>
            <w:rPrChange w:author="Ivor Padilla" w:date="2026-06-02T11:46:00Z" w16du:dateUtc="2026-06-02T11:46:07Z" w:id="351">
              <w:rPr>
                <w:rFonts w:ascii="Arial" w:hAnsi="Arial" w:eastAsia="Arial" w:cs="Arial"/>
                <w:color w:val="000000" w:themeColor="text1"/>
                <w:lang w:val="es-ES"/>
              </w:rPr>
            </w:rPrChange>
          </w:rPr>
          <w:t>Sobre el glosario se erige la taxonomía: la jerarquía de clasificación que organiza los términos en categorías y los liga a los activos, articulando de forma navegable la relación entre término, significado y activo. Una persona la emplea para navegar y buscar por categorías de dominio en lugar de por nombre de fichero; un agente la emplea para filtrar y enrutar por dominio. Constituye la columna vertebral de la capa semántica: una jerarquía bien diseñada transforma una relación plana de activos en un conjunto efectivamente descubrible, y la diferencia entre un repositorio que lo contiene todo y uno en el que realmente se encuentra lo buscado reside, por lo general, en la calidad de esta jerarquía y no en el volumen de activos. Conviene alinear sus categorías con los metadatos de selección y consumo que habilitan el enrutamiento.</w:t>
        </w:r>
      </w:ins>
    </w:p>
    <w:p w:rsidR="00603F35" w:rsidRDefault="487CF90F" w14:paraId="1E67D283" w14:textId="1C23CDC3">
      <w:pPr>
        <w:spacing w:before="280" w:after="120"/>
        <w:rPr>
          <w:ins w:author="Ivor Padilla" w:date="2026-06-02T11:45:00Z" w16du:dateUtc="2026-06-02T11:45:34Z" w:id="352"/>
          <w:lang w:val="es-ES"/>
          <w:rPrChange w:author="Ivor Padilla" w:date="2026-06-02T11:45:00Z" w:id="353">
            <w:rPr>
              <w:ins w:author="Ivor Padilla" w:date="2026-06-02T11:45:00Z" w16du:dateUtc="2026-06-02T11:45:34Z" w:id="354"/>
              <w:rFonts w:ascii="Arial" w:hAnsi="Arial" w:eastAsia="Arial" w:cs="Arial"/>
              <w:color w:val="000000" w:themeColor="text1"/>
              <w:lang w:val="es-ES"/>
            </w:rPr>
          </w:rPrChange>
        </w:rPr>
        <w:pPrChange w:author="Ivor Padilla" w:date="2026-06-02T11:46:00Z" w:id="355">
          <w:pPr/>
        </w:pPrChange>
      </w:pPr>
      <w:ins w:author="Ivor Padilla" w:date="2026-06-02T11:45:00Z" w16du:dateUtc="2026-06-02T11:45:34Z" w:id="356">
        <w:r w:rsidRPr="736905E1">
          <w:rPr>
            <w:lang w:val="es-ES"/>
            <w:rPrChange w:author="Ivor Padilla" w:date="2026-06-02T11:46:00Z" w16du:dateUtc="2026-06-02T11:46:07Z" w:id="357">
              <w:rPr>
                <w:rFonts w:ascii="Arial" w:hAnsi="Arial" w:eastAsia="Arial" w:cs="Arial"/>
                <w:color w:val="000000" w:themeColor="text1"/>
                <w:lang w:val="es-ES"/>
              </w:rPr>
            </w:rPrChange>
          </w:rPr>
          <w:t>Cuando el dominio lo exige, el nivel superior es la ontología, de mayor madurez. A diferencia de la taxonomía, que expresa fundamentalmente jerarquía (la relación de tipo y subtipo), la ontología admite relaciones arbitrarias entre entidades y reglas formales (unión, complemento, cardinalidad, transitividad) sobre cómo se relacionan dichas entidades. En dominios regulados se recomienda una ontología que capture los conceptos, las relaciones y las reglas del negocio manteniéndose alineada con los estándares del sector y la regulación aplicable, de modo que la semántica no sea solo interna sino defendible ante un supervisor. Cuando el patrón de recuperación se apoya en grafos de conocimiento, la ontología constituye su esqueleto: define qué entidades y relaciones existen y, por tanto, cómo se construye el grafo y cómo se recorre al recuperar.</w:t>
        </w:r>
      </w:ins>
    </w:p>
    <w:p w:rsidRPr="00493BE7" w:rsidR="00603F35" w:rsidRDefault="1BA26AB9" w14:paraId="6BE9C1F2" w14:textId="77B9C750">
      <w:pPr>
        <w:spacing w:before="280" w:after="120"/>
        <w:rPr>
          <w:ins w:author="Ivor Padilla" w:date="2026-06-02T11:48:00Z" w16du:dateUtc="2026-06-02T11:48:29Z" w:id="358"/>
          <w:lang w:val="es-ES"/>
          <w:rPrChange w:author="Ivor Padilla" w:date="2026-06-02T11:49:00Z" w:id="359">
            <w:rPr>
              <w:ins w:author="Ivor Padilla" w:date="2026-06-02T11:48:00Z" w16du:dateUtc="2026-06-02T11:48:29Z" w:id="360"/>
              <w:rFonts w:ascii="Arial" w:hAnsi="Arial" w:eastAsia="Arial" w:cs="Arial"/>
              <w:color w:val="000000" w:themeColor="text1"/>
            </w:rPr>
          </w:rPrChange>
        </w:rPr>
        <w:pPrChange w:author="Ivor Padilla" w:date="2026-06-02T11:49:00Z" w:id="361">
          <w:pPr/>
        </w:pPrChange>
      </w:pPr>
      <w:ins w:author="Ivor Padilla" w:date="2026-06-02T11:48:00Z" w16du:dateUtc="2026-06-02T11:48:29Z" w:id="362">
        <w:r w:rsidRPr="00493BE7">
          <w:rPr>
            <w:lang w:val="es-ES"/>
            <w:rPrChange w:author="Ivor Padilla" w:date="2026-06-02T11:49:00Z" w16du:dateUtc="2026-06-02T11:49:25Z" w:id="363">
              <w:rPr>
                <w:rFonts w:ascii="Arial" w:hAnsi="Arial" w:eastAsia="Arial" w:cs="Arial"/>
                <w:color w:val="000000" w:themeColor="text1"/>
              </w:rPr>
            </w:rPrChange>
          </w:rPr>
          <w:t>El paso final es el enganche a los activos: la aplicación de los términos del glosario y de la posición taxonómica (y ontológica, cuando exista) a los activos reales, al corpus y al índice y, donde proceda, a columnas de datos estructurados. Con ello el activo hereda su significado de negocio y deja de ser un fichero depurado en una ubicación para constituirse en el concepto de negocio que representa, adscrito a su dominio y gobernado por sus reglas. Es ese enganche el que permite que, en consumo, el agente no se limite a localizar el activo, sino que conozca qué representa, a qué dominio pertenece y bajo qué reglas debe tratarse.</w:t>
        </w:r>
      </w:ins>
    </w:p>
    <w:p w:rsidR="00603F35" w:rsidP="736905E1" w:rsidRDefault="00603F35" w14:paraId="775667D4" w14:textId="0A7FC280">
      <w:pPr>
        <w:spacing w:before="280" w:after="120"/>
        <w:rPr>
          <w:del w:author="Ivor Padilla" w:date="2026-06-02T11:42:00Z" w16du:dateUtc="2026-06-02T11:42:45Z" w:id="364"/>
        </w:rPr>
      </w:pPr>
    </w:p>
    <w:p w:rsidR="00603F35" w:rsidRDefault="4BFBFBB7" w14:paraId="6CB1927C" w14:textId="0A8A418D">
      <w:pPr>
        <w:spacing w:after="0"/>
        <w:rPr>
          <w:ins w:author="Ivor Padilla" w:date="2026-06-02T11:49:00Z" w16du:dateUtc="2026-06-02T11:49:44Z" w:id="365"/>
          <w:rFonts w:ascii="Calibri" w:hAnsi="Calibri" w:eastAsia="Calibri" w:cs="Calibri"/>
          <w:b/>
          <w:bCs/>
          <w:i/>
          <w:iCs/>
          <w:color w:val="000000" w:themeColor="text1"/>
          <w:lang w:val="es-ES"/>
        </w:rPr>
        <w:pPrChange w:author="Ivor Padilla" w:date="2026-06-02T11:49:00Z" w:id="366">
          <w:pPr/>
        </w:pPrChange>
      </w:pPr>
      <w:ins w:author="Ivor Padilla" w:date="2026-06-02T11:49:00Z" w16du:dateUtc="2026-06-02T11:49:44Z" w:id="367">
        <w:r w:rsidRPr="736905E1">
          <w:rPr>
            <w:rFonts w:ascii="Calibri" w:hAnsi="Calibri" w:eastAsia="Calibri" w:cs="Calibri"/>
            <w:b/>
            <w:bCs/>
            <w:i/>
            <w:iCs/>
            <w:color w:val="000000" w:themeColor="text1"/>
            <w:lang w:val="es-ES"/>
            <w:rPrChange w:author="Ivor Padilla" w:date="2026-06-02T11:49:00Z" w16du:dateUtc="2026-06-02T11:49:53Z" w:id="368">
              <w:rPr>
                <w:rFonts w:ascii="Arial" w:hAnsi="Arial" w:eastAsia="Arial" w:cs="Arial"/>
                <w:color w:val="000000" w:themeColor="text1"/>
                <w:lang w:val="es-ES"/>
              </w:rPr>
            </w:rPrChange>
          </w:rPr>
          <w:t>7.3.3 Separación de Ontologías: Datos Estructurados y No Estructurados</w:t>
        </w:r>
      </w:ins>
    </w:p>
    <w:p w:rsidR="00603F35" w:rsidRDefault="4BFBFBB7" w14:paraId="067E6CE9" w14:textId="0548C7B1">
      <w:pPr>
        <w:spacing w:before="280" w:after="120"/>
        <w:rPr>
          <w:ins w:author="Ivor Padilla" w:date="2026-06-02T11:49:00Z" w16du:dateUtc="2026-06-02T11:49:44Z" w:id="369"/>
          <w:lang w:val="es-ES"/>
          <w:rPrChange w:author="Ivor Padilla" w:date="2026-06-02T11:51:00Z" w:id="370">
            <w:rPr>
              <w:ins w:author="Ivor Padilla" w:date="2026-06-02T11:49:00Z" w16du:dateUtc="2026-06-02T11:49:44Z" w:id="371"/>
              <w:rFonts w:ascii="Arial" w:hAnsi="Arial" w:eastAsia="Arial" w:cs="Arial"/>
              <w:color w:val="000000" w:themeColor="text1"/>
              <w:lang w:val="es-ES"/>
            </w:rPr>
          </w:rPrChange>
        </w:rPr>
        <w:pPrChange w:author="Ivor Padilla" w:date="2026-06-02T11:51:00Z" w:id="372">
          <w:pPr/>
        </w:pPrChange>
      </w:pPr>
      <w:ins w:author="Ivor Padilla" w:date="2026-06-02T11:49:00Z" w16du:dateUtc="2026-06-02T11:49:44Z" w:id="373">
        <w:r w:rsidRPr="736905E1">
          <w:rPr>
            <w:lang w:val="es-ES"/>
            <w:rPrChange w:author="Ivor Padilla" w:date="2026-06-02T11:51:00Z" w16du:dateUtc="2026-06-02T11:51:03Z" w:id="374">
              <w:rPr>
                <w:rFonts w:ascii="Arial" w:hAnsi="Arial" w:eastAsia="Arial" w:cs="Arial"/>
                <w:color w:val="000000" w:themeColor="text1"/>
                <w:lang w:val="es-ES"/>
              </w:rPr>
            </w:rPrChange>
          </w:rPr>
          <w:t>La organización gobierna de forma diferenciada la ontología y la taxonomía de los datos estructurados (de naturaleza tabular) y la de los datos no estructurados (de naturaleza documental), por cuanto responden a lógicas de significado distintas. En el dato tabular, el significado se ancla a esquemas rígidos, columnas, tipos y restricciones de integridad, y la consistencia se verifica de manera determinista. En el dato documental, el significado se infiere del lenguaje natural, admite ambigüedad y se opera mediante representación semántica y relaciones de dominio. Forzar ambos universos bajo una única ontología induce correspondencias artificiales y degrada la recuperación: la rigidez del esquema tabular no acomoda la ambigüedad documental, y la flexibilidad documental relaja las garantías de integridad que el dato tabular exige. Por ello se recomienda mantener ontologías separadas y resolver su correspondencia en el punto de integración, donde se traduce el vocabulario común de modo que un concepto de negocio pueda referirse tanto a su expresión tabular como a su expresión documental sin obligar a unificar las dos jerarquías de origen.</w:t>
        </w:r>
      </w:ins>
    </w:p>
    <w:p w:rsidRPr="00493BE7" w:rsidR="00603F35" w:rsidP="736905E1" w:rsidRDefault="00603F35" w14:paraId="17B98B09" w14:textId="52121480">
      <w:pPr>
        <w:spacing w:before="280" w:after="120"/>
        <w:rPr>
          <w:ins w:author="Ivor Padilla" w:date="2026-06-02T11:49:00Z" w16du:dateUtc="2026-06-02T11:49:44Z" w:id="375"/>
          <w:lang w:val="es-ES"/>
        </w:rPr>
      </w:pPr>
    </w:p>
    <w:p w:rsidR="00603F35" w:rsidRDefault="4BFBFBB7" w14:paraId="151460B9" w14:textId="0A275678">
      <w:pPr>
        <w:spacing w:after="0"/>
        <w:rPr>
          <w:ins w:author="Ivor Padilla" w:date="2026-06-02T11:49:00Z" w16du:dateUtc="2026-06-02T11:49:44Z" w:id="376"/>
          <w:rFonts w:ascii="Calibri" w:hAnsi="Calibri" w:eastAsia="Calibri" w:cs="Calibri"/>
          <w:b/>
          <w:bCs/>
          <w:i/>
          <w:iCs/>
          <w:color w:val="000000" w:themeColor="text1"/>
          <w:lang w:val="es-ES"/>
        </w:rPr>
        <w:pPrChange w:author="Ivor Padilla" w:date="2026-06-02T11:56:00Z" w:id="377">
          <w:pPr/>
        </w:pPrChange>
      </w:pPr>
      <w:ins w:author="Ivor Padilla" w:date="2026-06-02T11:49:00Z" w16du:dateUtc="2026-06-02T11:49:44Z" w:id="378">
        <w:r w:rsidRPr="736905E1">
          <w:rPr>
            <w:rFonts w:ascii="Calibri" w:hAnsi="Calibri" w:eastAsia="Calibri" w:cs="Calibri"/>
            <w:b/>
            <w:bCs/>
            <w:i/>
            <w:iCs/>
            <w:color w:val="000000" w:themeColor="text1"/>
            <w:lang w:val="es-ES"/>
            <w:rPrChange w:author="Ivor Padilla" w:date="2026-06-02T11:56:00Z" w16du:dateUtc="2026-06-02T11:56:20Z" w:id="379">
              <w:rPr>
                <w:rFonts w:ascii="Arial" w:hAnsi="Arial" w:eastAsia="Arial" w:cs="Arial"/>
                <w:color w:val="000000" w:themeColor="text1"/>
                <w:lang w:val="es-ES"/>
              </w:rPr>
            </w:rPrChange>
          </w:rPr>
          <w:t>7.3.4 Linaje y Calidad como Prerrequisito</w:t>
        </w:r>
      </w:ins>
    </w:p>
    <w:p w:rsidR="00603F35" w:rsidRDefault="4BFBFBB7" w14:paraId="3DE82C24" w14:textId="3226855C">
      <w:pPr>
        <w:spacing w:before="280" w:after="120"/>
        <w:rPr>
          <w:ins w:author="Ivor Padilla" w:date="2026-06-02T11:49:00Z" w16du:dateUtc="2026-06-02T11:49:44Z" w:id="380"/>
          <w:lang w:val="es-ES"/>
          <w:rPrChange w:author="Ivor Padilla" w:date="2026-06-02T11:50:00Z" w:id="381">
            <w:rPr>
              <w:ins w:author="Ivor Padilla" w:date="2026-06-02T11:49:00Z" w16du:dateUtc="2026-06-02T11:49:44Z" w:id="382"/>
              <w:rFonts w:ascii="Arial" w:hAnsi="Arial" w:eastAsia="Arial" w:cs="Arial"/>
              <w:color w:val="000000" w:themeColor="text1"/>
              <w:lang w:val="es-ES"/>
            </w:rPr>
          </w:rPrChange>
        </w:rPr>
        <w:pPrChange w:author="Ivor Padilla" w:date="2026-06-02T11:50:00Z" w:id="383">
          <w:pPr/>
        </w:pPrChange>
      </w:pPr>
      <w:ins w:author="Ivor Padilla" w:date="2026-06-02T11:49:00Z" w16du:dateUtc="2026-06-02T11:49:44Z" w:id="384">
        <w:r w:rsidRPr="736905E1">
          <w:rPr>
            <w:lang w:val="es-ES"/>
            <w:rPrChange w:author="Ivor Padilla" w:date="2026-06-02T11:50:00Z" w16du:dateUtc="2026-06-02T11:50:54Z" w:id="385">
              <w:rPr>
                <w:rFonts w:ascii="Arial" w:hAnsi="Arial" w:eastAsia="Arial" w:cs="Arial"/>
                <w:color w:val="000000" w:themeColor="text1"/>
                <w:lang w:val="es-ES"/>
              </w:rPr>
            </w:rPrChange>
          </w:rPr>
          <w:t xml:space="preserve">El linaje y la calidad operan como prerrequisitos de toda esta capa, que los presupone sin reemplazarlos. El significado no flota: descansa sobre el linaje técnico de 7.2 y sobre el control de calidad de la fuente. El linaje ancla el término de negocio a un activo de procedencia defendible; la calidad actúa como control previo, dado que la deficiente calidad del dato constituye la principal barrera para el funcionamiento de la IA generativa. Un activo solo debería ganar su etiqueta semántica tras superar el control de calidad de la fuente (completitud, frescura, integridad, extracción correcta), </w:t>
        </w:r>
        <w:r w:rsidRPr="736905E1">
          <w:rPr>
            <w:lang w:val="es-ES"/>
            <w:rPrChange w:author="Ivor Padilla" w:date="2026-06-02T11:50:00Z" w16du:dateUtc="2026-06-02T11:50:37Z" w:id="386">
              <w:rPr>
                <w:rFonts w:ascii="Arial" w:hAnsi="Arial" w:eastAsia="Arial" w:cs="Arial"/>
                <w:color w:val="000000" w:themeColor="text1"/>
                <w:lang w:val="es-ES"/>
              </w:rPr>
            </w:rPrChange>
          </w:rPr>
          <w:t>nunca antes. Significado sin linaje ni calidad es significado no fiable, y un agente que recupera sobre él produce respuestas no defendibles.</w:t>
        </w:r>
      </w:ins>
    </w:p>
    <w:p w:rsidRPr="00493BE7" w:rsidR="00603F35" w:rsidP="736905E1" w:rsidRDefault="00603F35" w14:paraId="68BFF173" w14:textId="5B505455">
      <w:pPr>
        <w:spacing w:before="280" w:after="120"/>
        <w:rPr>
          <w:ins w:author="Ivor Padilla" w:date="2026-06-02T11:49:00Z" w16du:dateUtc="2026-06-02T11:49:44Z" w:id="387"/>
          <w:lang w:val="es-ES"/>
        </w:rPr>
      </w:pPr>
    </w:p>
    <w:p w:rsidR="00603F35" w:rsidRDefault="4BFBFBB7" w14:paraId="39D19D35" w14:textId="51AA2C10">
      <w:pPr>
        <w:spacing w:after="0"/>
        <w:rPr>
          <w:ins w:author="Ivor Padilla" w:date="2026-06-02T11:49:00Z" w16du:dateUtc="2026-06-02T11:49:44Z" w:id="388"/>
          <w:rFonts w:ascii="Calibri" w:hAnsi="Calibri" w:eastAsia="Calibri" w:cs="Calibri"/>
          <w:b/>
          <w:bCs/>
          <w:i/>
          <w:iCs/>
          <w:color w:val="000000" w:themeColor="text1"/>
          <w:lang w:val="es-ES"/>
        </w:rPr>
        <w:pPrChange w:author="Ivor Padilla" w:date="2026-06-02T11:49:00Z" w:id="389">
          <w:pPr/>
        </w:pPrChange>
      </w:pPr>
      <w:ins w:author="Ivor Padilla" w:date="2026-06-02T11:49:00Z" w16du:dateUtc="2026-06-02T11:49:44Z" w:id="390">
        <w:r w:rsidRPr="736905E1">
          <w:rPr>
            <w:rFonts w:ascii="Calibri" w:hAnsi="Calibri" w:eastAsia="Calibri" w:cs="Calibri"/>
            <w:b/>
            <w:bCs/>
            <w:i/>
            <w:iCs/>
            <w:color w:val="000000" w:themeColor="text1"/>
            <w:lang w:val="es-ES"/>
            <w:rPrChange w:author="Ivor Padilla" w:date="2026-06-02T11:49:00Z" w16du:dateUtc="2026-06-02T11:49:59Z" w:id="391">
              <w:rPr>
                <w:rFonts w:ascii="Arial" w:hAnsi="Arial" w:eastAsia="Arial" w:cs="Arial"/>
                <w:color w:val="000000" w:themeColor="text1"/>
                <w:lang w:val="es-ES"/>
              </w:rPr>
            </w:rPrChange>
          </w:rPr>
          <w:t>7.3.5 Tratamiento de Información Sensible y Anonimización</w:t>
        </w:r>
      </w:ins>
    </w:p>
    <w:p w:rsidR="00603F35" w:rsidRDefault="4BFBFBB7" w14:paraId="31514BF4" w14:textId="4718EE52">
      <w:pPr>
        <w:spacing w:before="280" w:after="120"/>
        <w:rPr>
          <w:ins w:author="Ivor Padilla" w:date="2026-06-02T11:49:00Z" w16du:dateUtc="2026-06-02T11:49:44Z" w:id="392"/>
          <w:lang w:val="es-ES"/>
          <w:rPrChange w:author="Ivor Padilla" w:date="2026-06-02T11:50:00Z" w:id="393">
            <w:rPr>
              <w:ins w:author="Ivor Padilla" w:date="2026-06-02T11:49:00Z" w16du:dateUtc="2026-06-02T11:49:44Z" w:id="394"/>
              <w:rFonts w:ascii="Arial" w:hAnsi="Arial" w:eastAsia="Arial" w:cs="Arial"/>
              <w:color w:val="000000" w:themeColor="text1"/>
              <w:lang w:val="es-ES"/>
            </w:rPr>
          </w:rPrChange>
        </w:rPr>
        <w:pPrChange w:author="Ivor Padilla" w:date="2026-06-02T11:50:00Z" w:id="395">
          <w:pPr/>
        </w:pPrChange>
      </w:pPr>
      <w:ins w:author="Ivor Padilla" w:date="2026-06-02T11:49:00Z" w16du:dateUtc="2026-06-02T11:49:44Z" w:id="396">
        <w:r w:rsidRPr="736905E1">
          <w:rPr>
            <w:lang w:val="es-ES"/>
            <w:rPrChange w:author="Ivor Padilla" w:date="2026-06-02T11:50:00Z" w16du:dateUtc="2026-06-02T11:50:30Z" w:id="397">
              <w:rPr>
                <w:rFonts w:ascii="Arial" w:hAnsi="Arial" w:eastAsia="Arial" w:cs="Arial"/>
                <w:color w:val="000000" w:themeColor="text1"/>
                <w:lang w:val="es-ES"/>
              </w:rPr>
            </w:rPrChange>
          </w:rPr>
          <w:t>Por su archivo bajo política y compliance, la capa de catálogos incorpora como condición previa el tratamiento de la información sensible. La clasificación de sensibilidad del activo y, cuando proceda, su anonimización o seudonimización constituyen requisito anterior a su etiquetado semántico y a su indexación, y operan de forma análoga al control de calidad: así como un activo gana su etiqueta semántica solo tras superar el control de calidad, no debería ganarla sin haber superado la clasificación de sensibilidad y, en su caso, el tratamiento del contenido de carácter personal conforme a la regulación aplicable. La finalidad última es habilitar el filtrado de seguridad sobre los metadatos del activo de modo que pueda operar antes de que el contenido alcance el modelo de lenguaje: si el solicitante carece de las credenciales requeridas, los fragmentos sensibles deben resultar invisibles para el motor de recuperación, sin que esa responsabilidad se delegue en las instrucciones de comportamiento del modelo.</w:t>
        </w:r>
      </w:ins>
    </w:p>
    <w:p w:rsidRPr="00493BE7" w:rsidR="00603F35" w:rsidP="736905E1" w:rsidRDefault="00603F35" w14:paraId="283110C3" w14:textId="55ED20B6">
      <w:pPr>
        <w:spacing w:before="280" w:after="120"/>
        <w:rPr>
          <w:ins w:author="Ivor Padilla" w:date="2026-06-02T11:49:00Z" w16du:dateUtc="2026-06-02T11:49:44Z" w:id="398"/>
          <w:lang w:val="es-ES"/>
        </w:rPr>
      </w:pPr>
    </w:p>
    <w:p w:rsidR="00603F35" w:rsidRDefault="4BFBFBB7" w14:paraId="5BC3FEF5" w14:textId="37EFC4F8">
      <w:pPr>
        <w:pStyle w:val="Heading3"/>
        <w:rPr>
          <w:ins w:author="Ivor Padilla" w:date="2026-06-02T11:49:00Z" w16du:dateUtc="2026-06-02T11:49:44Z" w:id="399"/>
          <w:rFonts w:ascii="Calibri" w:hAnsi="Calibri" w:eastAsia="Calibri" w:cs="Calibri"/>
          <w:i/>
          <w:color w:val="000000" w:themeColor="text1"/>
          <w:lang w:val="es-ES"/>
        </w:rPr>
        <w:pPrChange w:author="Ivor Padilla" w:date="2026-06-02T11:56:00Z" w:id="400">
          <w:pPr>
            <w:spacing w:after="0"/>
          </w:pPr>
        </w:pPrChange>
      </w:pPr>
      <w:ins w:author="Ivor Padilla" w:date="2026-06-02T11:49:00Z" w16du:dateUtc="2026-06-02T11:49:44Z" w:id="401">
        <w:r w:rsidRPr="736905E1">
          <w:rPr>
            <w:rFonts w:ascii="Calibri" w:hAnsi="Calibri" w:eastAsia="Calibri" w:cs="Calibri"/>
            <w:i/>
            <w:iCs/>
            <w:lang w:val="es-ES"/>
            <w:rPrChange w:author="Ivor Padilla" w:date="2026-06-02T11:56:00Z" w16du:dateUtc="2026-06-02T11:56:14Z" w:id="402">
              <w:rPr>
                <w:rFonts w:ascii="Arial" w:hAnsi="Arial" w:eastAsia="Arial" w:cs="Arial"/>
                <w:color w:val="000000" w:themeColor="text1"/>
                <w:lang w:val="es-ES"/>
              </w:rPr>
            </w:rPrChange>
          </w:rPr>
          <w:t>7.3.6 Catálogos de Gobierno como Capa de Significado</w:t>
        </w:r>
      </w:ins>
    </w:p>
    <w:p w:rsidR="00603F35" w:rsidRDefault="4BFBFBB7" w14:paraId="21082FA3" w14:textId="0F93A849">
      <w:pPr>
        <w:spacing w:before="280" w:after="120"/>
        <w:rPr>
          <w:ins w:author="Ivor Padilla" w:date="2026-06-02T11:49:00Z" w16du:dateUtc="2026-06-02T11:49:44Z" w:id="403"/>
          <w:lang w:val="es-ES"/>
          <w:rPrChange w:author="Ivor Padilla" w:date="2026-06-02T11:50:00Z" w:id="404">
            <w:rPr>
              <w:ins w:author="Ivor Padilla" w:date="2026-06-02T11:49:00Z" w16du:dateUtc="2026-06-02T11:49:44Z" w:id="405"/>
              <w:rFonts w:ascii="Arial" w:hAnsi="Arial" w:eastAsia="Arial" w:cs="Arial"/>
              <w:color w:val="000000" w:themeColor="text1"/>
              <w:lang w:val="es-ES"/>
            </w:rPr>
          </w:rPrChange>
        </w:rPr>
        <w:pPrChange w:author="Ivor Padilla" w:date="2026-06-02T11:50:00Z" w:id="406">
          <w:pPr/>
        </w:pPrChange>
      </w:pPr>
      <w:ins w:author="Ivor Padilla" w:date="2026-06-02T11:49:00Z" w16du:dateUtc="2026-06-02T11:49:44Z" w:id="407">
        <w:r w:rsidRPr="736905E1">
          <w:rPr>
            <w:lang w:val="es-ES"/>
            <w:rPrChange w:author="Ivor Padilla" w:date="2026-06-02T11:50:00Z" w16du:dateUtc="2026-06-02T11:50:25Z" w:id="408">
              <w:rPr>
                <w:rFonts w:ascii="Arial" w:hAnsi="Arial" w:eastAsia="Arial" w:cs="Arial"/>
                <w:color w:val="000000" w:themeColor="text1"/>
                <w:lang w:val="es-ES"/>
              </w:rPr>
            </w:rPrChange>
          </w:rPr>
          <w:t xml:space="preserve">Frente al catálogo automático que materializa la Arquitectura, un catálogo de gobierno materializa la Taxonomía: invierte la prioridad y, en lugar de descubrir estructura, administra significado y control de negocio (glosario, taxonomía, propiedad, políticas y seguimiento de cumplimiento). La elección entre uno y otro no es excluyente; la arquitectura realista combina ambos por capas, con el </w:t>
        </w:r>
        <w:r w:rsidRPr="736905E1">
          <w:rPr>
            <w:lang w:val="es-ES"/>
            <w:rPrChange w:author="Ivor Padilla" w:date="2026-06-02T11:50:00Z" w16du:dateUtc="2026-06-02T11:50:13Z" w:id="409">
              <w:rPr>
                <w:rFonts w:ascii="Arial" w:hAnsi="Arial" w:eastAsia="Arial" w:cs="Arial"/>
                <w:color w:val="000000" w:themeColor="text1"/>
                <w:lang w:val="es-ES"/>
              </w:rPr>
            </w:rPrChange>
          </w:rPr>
          <w:t>metastore técnico alimentando al catálogo de gobierno, que es donde residen el glosario, la taxonomía y las políticas. Se inclina hacia el catálogo de gobierno cuando el factor regulatorio o de compliance resulta determinante en el proyecto, supuesto característico de la banca, donde el dato debe portar trazabilidad, política y control de acceso defendibles. A título ilustrativo y sin profundización en producto, el mercado ofrece implementaciones como Collibra o Alation; cuando una organización ya dispone de su propio catálogo de gobierno, conviene declarar la capacidad y su equivalente genérico sin nombrar el producto interno, que es detalle de implementación.</w:t>
        </w:r>
      </w:ins>
    </w:p>
    <w:p w:rsidRPr="00493BE7" w:rsidR="00603F35" w:rsidRDefault="1A29817A" w14:paraId="1652EAB0" w14:textId="411D2034">
      <w:pPr>
        <w:pStyle w:val="Heading3"/>
        <w:rPr>
          <w:ins w:author="Ivor Padilla" w:date="2026-06-02T11:51:00Z" w16du:dateUtc="2026-06-02T11:51:57Z" w:id="410"/>
          <w:rFonts w:ascii="Arial" w:hAnsi="Arial" w:eastAsia="Arial" w:cs="Arial"/>
          <w:color w:val="666666"/>
          <w:lang w:val="es-ES"/>
        </w:rPr>
        <w:pPrChange w:author="Ivor Padilla" w:date="2026-06-02T11:52:00Z" w:id="411">
          <w:pPr/>
        </w:pPrChange>
      </w:pPr>
      <w:ins w:author="Ivor Padilla" w:date="2026-06-02T11:51:00Z" w16du:dateUtc="2026-06-02T11:51:57Z" w:id="412">
        <w:r w:rsidRPr="00493BE7">
          <w:rPr>
            <w:lang w:val="es-ES"/>
            <w:rPrChange w:author="Ivor Padilla" w:date="2026-06-02T11:52:00Z" w16du:dateUtc="2026-06-02T11:52:06Z" w:id="413">
              <w:rPr>
                <w:rFonts w:ascii="Arial" w:hAnsi="Arial" w:eastAsia="Arial" w:cs="Arial"/>
                <w:color w:val="666666"/>
              </w:rPr>
            </w:rPrChange>
          </w:rPr>
          <w:t>7.4 Gobierno del catálogo</w:t>
        </w:r>
      </w:ins>
    </w:p>
    <w:p w:rsidRPr="00493BE7" w:rsidR="00603F35" w:rsidRDefault="1A29817A" w14:paraId="3428E5D4" w14:textId="58FCB92A">
      <w:pPr>
        <w:spacing w:before="280" w:after="120"/>
        <w:rPr>
          <w:ins w:author="Ivor Padilla" w:date="2026-06-02T11:51:00Z" w16du:dateUtc="2026-06-02T11:51:57Z" w:id="414"/>
          <w:lang w:val="es-ES"/>
        </w:rPr>
        <w:pPrChange w:author="Ivor Padilla" w:date="2026-06-02T11:53:00Z" w:id="415">
          <w:pPr/>
        </w:pPrChange>
      </w:pPr>
      <w:ins w:author="Ivor Padilla" w:date="2026-06-02T11:51:00Z" w16du:dateUtc="2026-06-02T11:51:57Z" w:id="416">
        <w:r w:rsidRPr="00493BE7">
          <w:rPr>
            <w:lang w:val="es-ES"/>
            <w:rPrChange w:author="Ivor Padilla" w:date="2026-06-02T11:53:00Z" w16du:dateUtc="2026-06-02T11:53:48Z" w:id="417">
              <w:rPr>
                <w:rFonts w:ascii="Arial" w:hAnsi="Arial" w:eastAsia="Arial" w:cs="Arial"/>
                <w:color w:val="000000" w:themeColor="text1"/>
              </w:rPr>
            </w:rPrChange>
          </w:rPr>
          <w:t xml:space="preserve">El gobierno del catálogo no introduce política nueva: aplica al objeto </w:t>
        </w:r>
        <w:r w:rsidRPr="00493BE7">
          <w:rPr>
            <w:i/>
            <w:iCs/>
            <w:lang w:val="es-ES"/>
            <w:rPrChange w:author="Ivor Padilla" w:date="2026-06-02T11:53:00Z" w16du:dateUtc="2026-06-02T11:53:48Z" w:id="418">
              <w:rPr>
                <w:rFonts w:ascii="Arial" w:hAnsi="Arial" w:eastAsia="Arial" w:cs="Arial"/>
                <w:color w:val="000000" w:themeColor="text1"/>
              </w:rPr>
            </w:rPrChange>
          </w:rPr>
          <w:t xml:space="preserve">catálogo </w:t>
        </w:r>
        <w:r w:rsidRPr="00493BE7">
          <w:rPr>
            <w:lang w:val="es-ES"/>
            <w:rPrChange w:author="Ivor Padilla" w:date="2026-06-02T11:53:00Z" w16du:dateUtc="2026-06-02T11:53:48Z" w:id="419">
              <w:rPr>
                <w:rFonts w:ascii="Arial" w:hAnsi="Arial" w:eastAsia="Arial" w:cs="Arial"/>
                <w:color w:val="000000" w:themeColor="text1"/>
              </w:rPr>
            </w:rPrChange>
          </w:rPr>
          <w:t>el marco de gobierno del dato de la organización, sin reformularlo. Sobre esa base, conviene precisar tres extremos propios del catálogo:</w:t>
        </w:r>
      </w:ins>
    </w:p>
    <w:p w:rsidRPr="00493BE7" w:rsidR="00603F35" w:rsidRDefault="1A29817A" w14:paraId="50724963" w14:textId="27DA3995">
      <w:pPr>
        <w:pStyle w:val="ListParagraph"/>
        <w:numPr>
          <w:ilvl w:val="0"/>
          <w:numId w:val="4"/>
        </w:numPr>
        <w:spacing w:before="280" w:after="120"/>
        <w:rPr>
          <w:ins w:author="Ivor Padilla" w:date="2026-06-02T11:51:00Z" w16du:dateUtc="2026-06-02T11:51:57Z" w:id="420"/>
          <w:lang w:val="es-ES"/>
          <w:rPrChange w:author="Ivor Padilla" w:date="2026-06-02T11:53:00Z" w:id="421">
            <w:rPr>
              <w:ins w:author="Ivor Padilla" w:date="2026-06-02T11:51:00Z" w16du:dateUtc="2026-06-02T11:51:57Z" w:id="422"/>
              <w:rFonts w:ascii="Arial" w:hAnsi="Arial" w:eastAsia="Arial" w:cs="Arial"/>
              <w:color w:val="000000" w:themeColor="text1"/>
            </w:rPr>
          </w:rPrChange>
        </w:rPr>
        <w:pPrChange w:author="Ivor Padilla" w:date="2026-06-02T11:53:00Z" w:id="423">
          <w:pPr/>
        </w:pPrChange>
      </w:pPr>
      <w:ins w:author="Ivor Padilla" w:date="2026-06-02T11:51:00Z" w16du:dateUtc="2026-06-02T11:51:57Z" w:id="424">
        <w:r w:rsidRPr="00493BE7">
          <w:rPr>
            <w:b/>
            <w:bCs/>
            <w:lang w:val="es-ES"/>
            <w:rPrChange w:author="Ivor Padilla" w:date="2026-06-02T11:55:00Z" w16du:dateUtc="2026-06-02T11:55:42Z" w:id="425">
              <w:rPr>
                <w:rFonts w:ascii="Arial" w:hAnsi="Arial" w:eastAsia="Arial" w:cs="Arial"/>
                <w:b/>
                <w:bCs/>
                <w:color w:val="000000" w:themeColor="text1"/>
              </w:rPr>
            </w:rPrChange>
          </w:rPr>
          <w:t>Titularidad</w:t>
        </w:r>
        <w:r w:rsidRPr="00493BE7">
          <w:rPr>
            <w:b/>
            <w:bCs/>
            <w:lang w:val="es-ES"/>
            <w:rPrChange w:author="Ivor Padilla" w:date="2026-06-02T11:53:00Z" w16du:dateUtc="2026-06-02T11:53:05Z" w:id="426">
              <w:rPr>
                <w:rFonts w:ascii="Arial" w:hAnsi="Arial" w:eastAsia="Arial" w:cs="Arial"/>
                <w:b/>
                <w:bCs/>
                <w:color w:val="000000" w:themeColor="text1"/>
              </w:rPr>
            </w:rPrChange>
          </w:rPr>
          <w:t xml:space="preserve"> de cada capa.</w:t>
        </w:r>
        <w:r w:rsidRPr="00493BE7">
          <w:rPr>
            <w:lang w:val="es-ES"/>
            <w:rPrChange w:author="Ivor Padilla" w:date="2026-06-02T11:53:00Z" w16du:dateUtc="2026-06-02T11:53:05Z" w:id="427">
              <w:rPr>
                <w:rFonts w:ascii="Arial" w:hAnsi="Arial" w:eastAsia="Arial" w:cs="Arial"/>
                <w:color w:val="000000" w:themeColor="text1"/>
              </w:rPr>
            </w:rPrChange>
          </w:rPr>
          <w:t xml:space="preserve"> La capa de Arquitectura es responsabilidad de la función de plataforma; la capa de Taxonomía es responsabilidad de negocio (propiedad del dato y curaduría), conforme se anticipa en 7.3.2.</w:t>
        </w:r>
      </w:ins>
    </w:p>
    <w:p w:rsidRPr="00493BE7" w:rsidR="00603F35" w:rsidRDefault="1A29817A" w14:paraId="22D162F2" w14:textId="005D3897">
      <w:pPr>
        <w:pStyle w:val="ListParagraph"/>
        <w:numPr>
          <w:ilvl w:val="0"/>
          <w:numId w:val="4"/>
        </w:numPr>
        <w:spacing w:before="280" w:after="120"/>
        <w:rPr>
          <w:ins w:author="Ivor Padilla" w:date="2026-06-02T11:51:00Z" w16du:dateUtc="2026-06-02T11:51:57Z" w:id="428"/>
          <w:lang w:val="es-ES"/>
          <w:rPrChange w:author="Ivor Padilla" w:date="2026-06-02T11:53:00Z" w:id="429">
            <w:rPr>
              <w:ins w:author="Ivor Padilla" w:date="2026-06-02T11:51:00Z" w16du:dateUtc="2026-06-02T11:51:57Z" w:id="430"/>
              <w:rFonts w:ascii="Arial" w:hAnsi="Arial" w:eastAsia="Arial" w:cs="Arial"/>
              <w:color w:val="000000" w:themeColor="text1"/>
            </w:rPr>
          </w:rPrChange>
        </w:rPr>
        <w:pPrChange w:author="Ivor Padilla" w:date="2026-06-02T11:53:00Z" w:id="431">
          <w:pPr/>
        </w:pPrChange>
      </w:pPr>
      <w:ins w:author="Ivor Padilla" w:date="2026-06-02T11:51:00Z" w16du:dateUtc="2026-06-02T11:51:57Z" w:id="432">
        <w:r w:rsidRPr="00493BE7">
          <w:rPr>
            <w:b/>
            <w:bCs/>
            <w:lang w:val="es-ES"/>
            <w:rPrChange w:author="Ivor Padilla" w:date="2026-06-02T11:55:00Z" w16du:dateUtc="2026-06-02T11:55:44Z" w:id="433">
              <w:rPr>
                <w:rFonts w:ascii="Arial" w:hAnsi="Arial" w:eastAsia="Arial" w:cs="Arial"/>
                <w:b/>
                <w:bCs/>
                <w:color w:val="000000" w:themeColor="text1"/>
              </w:rPr>
            </w:rPrChange>
          </w:rPr>
          <w:t>Controles</w:t>
        </w:r>
        <w:r w:rsidRPr="00493BE7">
          <w:rPr>
            <w:b/>
            <w:bCs/>
            <w:lang w:val="es-ES"/>
            <w:rPrChange w:author="Ivor Padilla" w:date="2026-06-02T11:53:00Z" w16du:dateUtc="2026-06-02T11:53:05Z" w:id="434">
              <w:rPr>
                <w:rFonts w:ascii="Arial" w:hAnsi="Arial" w:eastAsia="Arial" w:cs="Arial"/>
                <w:b/>
                <w:bCs/>
                <w:color w:val="000000" w:themeColor="text1"/>
              </w:rPr>
            </w:rPrChange>
          </w:rPr>
          <w:t xml:space="preserve"> previos al alta</w:t>
        </w:r>
        <w:r w:rsidRPr="00493BE7">
          <w:rPr>
            <w:lang w:val="es-ES"/>
            <w:rPrChange w:author="Ivor Padilla" w:date="2026-06-02T11:53:00Z" w16du:dateUtc="2026-06-02T11:53:05Z" w:id="435">
              <w:rPr>
                <w:rFonts w:ascii="Arial" w:hAnsi="Arial" w:eastAsia="Arial" w:cs="Arial"/>
                <w:b/>
                <w:bCs/>
                <w:color w:val="000000" w:themeColor="text1"/>
              </w:rPr>
            </w:rPrChange>
          </w:rPr>
          <w:t>.</w:t>
        </w:r>
        <w:r w:rsidRPr="00493BE7">
          <w:rPr>
            <w:lang w:val="es-ES"/>
            <w:rPrChange w:author="Ivor Padilla" w:date="2026-06-02T11:53:00Z" w16du:dateUtc="2026-06-02T11:53:05Z" w:id="436">
              <w:rPr>
                <w:rFonts w:ascii="Arial" w:hAnsi="Arial" w:eastAsia="Arial" w:cs="Arial"/>
                <w:color w:val="000000" w:themeColor="text1"/>
              </w:rPr>
            </w:rPrChange>
          </w:rPr>
          <w:t xml:space="preserve"> El control de calidad y la clasificación de sensibilidad operan como controles previos al alta de un activo en el catálogo (7.3.4 y 7.3.5): ningún activo se cataloga ni se etiqueta sin superarlos.</w:t>
        </w:r>
      </w:ins>
    </w:p>
    <w:p w:rsidRPr="00493BE7" w:rsidR="00603F35" w:rsidRDefault="1A29817A" w14:paraId="738A3C55" w14:textId="2220AA05">
      <w:pPr>
        <w:pStyle w:val="ListParagraph"/>
        <w:numPr>
          <w:ilvl w:val="0"/>
          <w:numId w:val="4"/>
        </w:numPr>
        <w:spacing w:before="280" w:after="120"/>
        <w:rPr>
          <w:del w:author="Ivor Padilla" w:date="2026-06-02T11:54:00Z" w16du:dateUtc="2026-06-02T11:54:22Z" w:id="437"/>
          <w:lang w:val="es-ES"/>
          <w:rPrChange w:author="Ivor Padilla" w:date="2026-06-02T11:52:00Z" w:id="438">
            <w:rPr>
              <w:del w:author="Ivor Padilla" w:date="2026-06-02T11:54:00Z" w16du:dateUtc="2026-06-02T11:54:22Z" w:id="439"/>
              <w:rFonts w:ascii="Arial" w:hAnsi="Arial" w:eastAsia="Arial" w:cs="Arial"/>
              <w:color w:val="000000" w:themeColor="text1"/>
            </w:rPr>
          </w:rPrChange>
        </w:rPr>
        <w:pPrChange w:author="Ivor Padilla" w:date="2026-06-02T11:53:00Z" w:id="440">
          <w:pPr/>
        </w:pPrChange>
      </w:pPr>
      <w:ins w:author="Ivor Padilla" w:date="2026-06-02T11:51:00Z" w16du:dateUtc="2026-06-02T11:51:57Z" w:id="441">
        <w:r w:rsidRPr="00493BE7">
          <w:rPr>
            <w:b/>
            <w:bCs/>
            <w:lang w:val="es-ES"/>
            <w:rPrChange w:author="Ivor Padilla" w:date="2026-06-02T11:55:00Z" w16du:dateUtc="2026-06-02T11:55:52Z" w:id="442">
              <w:rPr>
                <w:rFonts w:ascii="Arial" w:hAnsi="Arial" w:eastAsia="Arial" w:cs="Arial"/>
                <w:b/>
                <w:bCs/>
                <w:color w:val="000000" w:themeColor="text1"/>
              </w:rPr>
            </w:rPrChange>
          </w:rPr>
          <w:t xml:space="preserve">Cadencia de </w:t>
        </w:r>
        <w:r w:rsidRPr="00493BE7">
          <w:rPr>
            <w:b/>
            <w:bCs/>
            <w:lang w:val="es-ES"/>
            <w:rPrChange w:author="Ivor Padilla" w:date="2026-06-02T11:53:00Z" w16du:dateUtc="2026-06-02T11:53:05Z" w:id="443">
              <w:rPr>
                <w:rFonts w:ascii="Arial" w:hAnsi="Arial" w:eastAsia="Arial" w:cs="Arial"/>
                <w:b/>
                <w:bCs/>
                <w:color w:val="000000" w:themeColor="text1"/>
              </w:rPr>
            </w:rPrChange>
          </w:rPr>
          <w:t>mantenimiento y auditoría.</w:t>
        </w:r>
        <w:r w:rsidRPr="00493BE7">
          <w:rPr>
            <w:lang w:val="es-ES"/>
            <w:rPrChange w:author="Ivor Padilla" w:date="2026-06-02T11:53:00Z" w16du:dateUtc="2026-06-02T11:53:05Z" w:id="444">
              <w:rPr>
                <w:rFonts w:ascii="Arial" w:hAnsi="Arial" w:eastAsia="Arial" w:cs="Arial"/>
                <w:color w:val="000000" w:themeColor="text1"/>
              </w:rPr>
            </w:rPrChange>
          </w:rPr>
          <w:t xml:space="preserve"> El catálogo se revisa y audita con una cadencia definida, de modo que su metadato se mantenga vigente y su trazabilidad resista una revisión supervisora.</w:t>
        </w:r>
      </w:ins>
    </w:p>
    <w:p w:rsidR="00603F35" w:rsidP="00603F35" w:rsidRDefault="00603F35" w14:paraId="4D4473DC" w14:textId="77777777">
      <w:pPr>
        <w:tabs>
          <w:tab w:val="num" w:pos="720"/>
        </w:tabs>
        <w:spacing w:before="280" w:after="120"/>
        <w:rPr>
          <w:del w:author="Ivor Padilla" w:date="2026-06-02T12:02:00Z" w16du:dateUtc="2026-06-02T12:02:20Z" w:id="445"/>
          <w:lang w:val="es-ES"/>
        </w:rPr>
      </w:pPr>
    </w:p>
    <w:p w:rsidR="00603F35" w:rsidP="00603F35" w:rsidRDefault="00603F35" w14:paraId="6F15B512" w14:textId="77777777">
      <w:pPr>
        <w:tabs>
          <w:tab w:val="num" w:pos="720"/>
        </w:tabs>
        <w:spacing w:before="280" w:after="120"/>
        <w:rPr>
          <w:del w:author="Ivor Padilla" w:date="2026-06-02T12:02:00Z" w16du:dateUtc="2026-06-02T12:02:20Z" w:id="446"/>
          <w:lang w:val="es-ES"/>
        </w:rPr>
      </w:pPr>
    </w:p>
    <w:p w:rsidRPr="008F517D" w:rsidR="00603F35" w:rsidP="00603F35" w:rsidRDefault="00603F35" w14:paraId="0E42AE5B" w14:textId="682D91D8">
      <w:pPr>
        <w:tabs>
          <w:tab w:val="num" w:pos="720"/>
        </w:tabs>
        <w:spacing w:before="280" w:after="120"/>
        <w:rPr>
          <w:del w:author="Ivor Padilla" w:date="2026-06-02T12:02:00Z" w16du:dateUtc="2026-06-02T12:02:19Z" w:id="447"/>
          <w:lang w:val="es-ES"/>
        </w:rPr>
      </w:pPr>
    </w:p>
    <w:p w:rsidRPr="00493BE7" w:rsidR="00441D58" w:rsidP="00603F35" w:rsidRDefault="003C19A4" w14:paraId="22D5773B" w14:textId="0BDBC7E6">
      <w:pPr>
        <w:rPr>
          <w:lang w:val="es-ES"/>
        </w:rPr>
      </w:pPr>
      <w:r w:rsidRPr="00493BE7">
        <w:rPr>
          <w:lang w:val="es-ES"/>
        </w:rPr>
        <w:t>6.3</w:t>
      </w:r>
      <w:r w:rsidRPr="00493BE7" w:rsidR="00441D58">
        <w:rPr>
          <w:lang w:val="es-ES"/>
        </w:rPr>
        <w:t>.2 Flujo de Salida de Datos (Generación, Síntesis y Validación)</w:t>
      </w:r>
    </w:p>
    <w:p w:rsidRPr="008F517D" w:rsidR="00441D58" w:rsidP="00441D58" w:rsidRDefault="00441D58" w14:paraId="724BDDE2" w14:textId="77777777">
      <w:pPr>
        <w:spacing w:before="280" w:after="120"/>
        <w:rPr>
          <w:lang w:val="es-ES"/>
        </w:rPr>
      </w:pPr>
      <w:r w:rsidRPr="008F517D">
        <w:rPr>
          <w:lang w:val="es-ES"/>
        </w:rPr>
        <w:t>Este flujo se activa cuando el usuario realiza una consulta. Se encarga de transformar la información recuperada en respuestas multimodales ricas y de evaluar su calidad técnica y corporativa antes de entregarla.</w:t>
      </w:r>
    </w:p>
    <w:p w:rsidRPr="008F517D" w:rsidR="00441D58" w:rsidP="00603F35" w:rsidRDefault="003C19A4" w14:paraId="638C23EE" w14:textId="0FC8E54D">
      <w:pPr>
        <w:rPr>
          <w:lang w:val="es-ES"/>
        </w:rPr>
      </w:pPr>
      <w:r>
        <w:rPr>
          <w:lang w:val="es-ES"/>
        </w:rPr>
        <w:t>6.3.2</w:t>
      </w:r>
      <w:r w:rsidR="00441D58">
        <w:rPr>
          <w:lang w:val="es-ES"/>
        </w:rPr>
        <w:t xml:space="preserve">.1 </w:t>
      </w:r>
      <w:r w:rsidRPr="00A64C4C" w:rsidR="00441D58">
        <w:rPr>
          <w:lang w:val="es-ES"/>
        </w:rPr>
        <w:t>Componentes de Síntesis y Generación Multimodal</w:t>
      </w:r>
    </w:p>
    <w:p w:rsidRPr="008F517D" w:rsidR="00441D58" w:rsidP="00441D58" w:rsidRDefault="00441D58" w14:paraId="124B52FB" w14:textId="77777777">
      <w:pPr>
        <w:spacing w:before="280" w:after="120"/>
        <w:rPr>
          <w:lang w:val="es-ES"/>
        </w:rPr>
      </w:pPr>
      <w:r w:rsidRPr="008F517D">
        <w:rPr>
          <w:lang w:val="es-ES"/>
        </w:rPr>
        <w:t>Una vez que el LLM central ha procesado el contexto recuperado, la respuesta corporativa puede requerir formatos que van más allá del texto plano:</w:t>
      </w:r>
    </w:p>
    <w:p w:rsidRPr="008F517D" w:rsidR="00441D58" w:rsidP="00441D58" w:rsidRDefault="00441D58" w14:paraId="6EBB21C6" w14:textId="77777777">
      <w:pPr>
        <w:numPr>
          <w:ilvl w:val="0"/>
          <w:numId w:val="36"/>
        </w:numPr>
        <w:spacing w:before="280" w:after="120"/>
        <w:rPr>
          <w:lang w:val="es-ES"/>
        </w:rPr>
      </w:pPr>
      <w:r w:rsidRPr="00A64C4C">
        <w:rPr>
          <w:b/>
          <w:bCs/>
          <w:lang w:val="es-ES"/>
        </w:rPr>
        <w:t>Motores de Text-to-Speech (TTS):</w:t>
      </w:r>
      <w:r w:rsidRPr="008F517D">
        <w:rPr>
          <w:lang w:val="es-ES"/>
        </w:rPr>
        <w:t xml:space="preserve"> Componentes de síntesis de voz que transforman la respuesta generada por el LLM en archivos de audio interactivos.</w:t>
      </w:r>
    </w:p>
    <w:p w:rsidRPr="008F517D" w:rsidR="00441D58" w:rsidP="00441D58" w:rsidRDefault="00441D58" w14:paraId="1C0BAAC8" w14:textId="77777777">
      <w:pPr>
        <w:numPr>
          <w:ilvl w:val="0"/>
          <w:numId w:val="36"/>
        </w:numPr>
        <w:spacing w:before="280" w:after="120"/>
        <w:rPr>
          <w:lang w:val="es-ES"/>
        </w:rPr>
      </w:pPr>
      <w:r w:rsidRPr="00A64C4C">
        <w:rPr>
          <w:b/>
          <w:bCs/>
          <w:lang w:val="es-ES"/>
        </w:rPr>
        <w:t>Generadores de Imágenes Corporativas:</w:t>
      </w:r>
      <w:r w:rsidRPr="008F517D">
        <w:rPr>
          <w:lang w:val="es-ES"/>
        </w:rPr>
        <w:t xml:space="preserve"> Componentes basados en modelos de difusión que toman los datos recuperados y crean representaciones visuales bajo demanda (gráficos vectoriales, diagramas estructurados).</w:t>
      </w:r>
    </w:p>
    <w:p w:rsidRPr="008F517D" w:rsidR="00441D58" w:rsidP="00441D58" w:rsidRDefault="00441D58" w14:paraId="06A38C42" w14:textId="77777777">
      <w:pPr>
        <w:numPr>
          <w:ilvl w:val="0"/>
          <w:numId w:val="36"/>
        </w:numPr>
        <w:spacing w:before="280" w:after="120"/>
        <w:rPr>
          <w:lang w:val="es-ES"/>
        </w:rPr>
      </w:pPr>
      <w:r w:rsidRPr="00A64C4C">
        <w:rPr>
          <w:b/>
          <w:bCs/>
          <w:lang w:val="es-ES"/>
        </w:rPr>
        <w:t>Generadores de Vídeo Sintético:</w:t>
      </w:r>
      <w:r w:rsidRPr="008F517D">
        <w:rPr>
          <w:lang w:val="es-ES"/>
        </w:rPr>
        <w:t xml:space="preserve"> Modelos optimizados para crear clips explicativos cortos basados en el texto de la respuesta para formación o soporte interno.</w:t>
      </w:r>
    </w:p>
    <w:p w:rsidRPr="0001040A" w:rsidR="00441D58" w:rsidP="00603F35" w:rsidRDefault="0001040A" w14:paraId="4B486C09" w14:textId="09D809BE">
      <w:pPr>
        <w:rPr>
          <w:lang w:val="es-ES"/>
        </w:rPr>
      </w:pPr>
      <w:r>
        <w:rPr>
          <w:lang w:val="es-ES"/>
        </w:rPr>
        <w:t xml:space="preserve">6.3.2.2 </w:t>
      </w:r>
      <w:r w:rsidRPr="0001040A" w:rsidR="00441D58">
        <w:rPr>
          <w:lang w:val="es-ES"/>
        </w:rPr>
        <w:t>Validadores de Calidad de la Respuesta</w:t>
      </w:r>
    </w:p>
    <w:p w:rsidRPr="008F517D" w:rsidR="00441D58" w:rsidP="00441D58" w:rsidRDefault="00441D58" w14:paraId="3465679E" w14:textId="77777777">
      <w:pPr>
        <w:spacing w:before="280" w:after="120"/>
        <w:rPr>
          <w:lang w:val="es-ES"/>
        </w:rPr>
      </w:pPr>
      <w:r w:rsidRPr="008F517D">
        <w:rPr>
          <w:lang w:val="es-ES"/>
        </w:rPr>
        <w:t>En lugar de actuar como meros bloqueadores de seguridad, estos componentes evalúan matemáticamente y semánticamente la idoneidad y precisión de la respuesta generada por el LLM basándose en el contexto recuperado antes de que llegue al usuario. Si alguna métrica no supera el umbral establecido, el sistema intercepta el flujo y obliga al modelo a re-evaluar y regenerar la respuesta.</w:t>
      </w:r>
    </w:p>
    <w:p w:rsidRPr="008F517D" w:rsidR="00441D58" w:rsidP="00441D58" w:rsidRDefault="00441D58" w14:paraId="3144E3C7" w14:textId="77777777">
      <w:pPr>
        <w:numPr>
          <w:ilvl w:val="0"/>
          <w:numId w:val="37"/>
        </w:numPr>
        <w:spacing w:before="280" w:after="120"/>
        <w:rPr>
          <w:lang w:val="es-ES"/>
        </w:rPr>
      </w:pPr>
      <w:r w:rsidRPr="00A64C4C">
        <w:rPr>
          <w:b/>
          <w:bCs/>
          <w:lang w:val="es-ES"/>
        </w:rPr>
        <w:t>Validador de Fidelidad / Alineación con el Contexto</w:t>
      </w:r>
      <w:r w:rsidRPr="008F517D">
        <w:rPr>
          <w:lang w:val="es-ES"/>
        </w:rPr>
        <w:t xml:space="preserve"> </w:t>
      </w:r>
      <w:r w:rsidRPr="00A64C4C">
        <w:rPr>
          <w:b/>
          <w:bCs/>
          <w:lang w:val="es-ES"/>
        </w:rPr>
        <w:t>(Faithfulness / Groundedness):</w:t>
      </w:r>
      <w:r w:rsidRPr="008F517D">
        <w:rPr>
          <w:lang w:val="es-ES"/>
        </w:rPr>
        <w:t xml:space="preserve"> Componente métrico que evalúa si la respuesta está firmemente sustentada en los documentos recuperados. Si el LLM añade información que no estaba en la base de datos (alucinación), este validador la detecta y activa la regeneración.</w:t>
      </w:r>
    </w:p>
    <w:p w:rsidRPr="008F517D" w:rsidR="00441D58" w:rsidP="00441D58" w:rsidRDefault="00441D58" w14:paraId="3AE318CB" w14:textId="77777777">
      <w:pPr>
        <w:numPr>
          <w:ilvl w:val="0"/>
          <w:numId w:val="37"/>
        </w:numPr>
        <w:spacing w:before="280" w:after="120"/>
        <w:rPr>
          <w:lang w:val="es-ES"/>
        </w:rPr>
      </w:pPr>
      <w:r w:rsidRPr="00A64C4C">
        <w:rPr>
          <w:b/>
          <w:bCs/>
          <w:lang w:val="es-ES"/>
        </w:rPr>
        <w:t>Validador de Relevancia de la Respuesta (Answer Relevance):</w:t>
      </w:r>
      <w:r w:rsidRPr="008F517D">
        <w:rPr>
          <w:lang w:val="es-ES"/>
        </w:rPr>
        <w:t xml:space="preserve"> Mide el grado de correspondencia entre la pregunta original del usuario y la respuesta generada. Evita que el modelo responda de manera evasiva, vaga o que se desvíe del foco de la consulta corporativa.</w:t>
      </w:r>
    </w:p>
    <w:p w:rsidRPr="008F517D" w:rsidR="00441D58" w:rsidP="00441D58" w:rsidRDefault="00441D58" w14:paraId="353AF2DF" w14:textId="77777777">
      <w:pPr>
        <w:numPr>
          <w:ilvl w:val="0"/>
          <w:numId w:val="37"/>
        </w:numPr>
        <w:spacing w:before="280" w:after="120"/>
        <w:rPr>
          <w:lang w:val="es-ES"/>
        </w:rPr>
      </w:pPr>
      <w:r w:rsidRPr="00A64C4C">
        <w:rPr>
          <w:b/>
          <w:bCs/>
          <w:lang w:val="es-ES"/>
        </w:rPr>
        <w:t>Validador de Tono Corporativo y Completitud:</w:t>
      </w:r>
      <w:r w:rsidRPr="008F517D">
        <w:rPr>
          <w:lang w:val="es-ES"/>
        </w:rPr>
        <w:t xml:space="preserve"> Un modelo evaluador que puntúa si el lenguaje utilizado cumple con el libro de estilo de la empresa y comprueba que se hayan respondido todos los puntos implícitos en la pregunta del usuario, garantizando un estándar de calidad homogéneo en todas las interacciones.</w:t>
      </w:r>
    </w:p>
    <w:p w:rsidR="00441D58" w:rsidP="00441D58" w:rsidRDefault="00441D58" w14:paraId="318427A9" w14:textId="77777777">
      <w:pPr>
        <w:spacing w:before="280" w:after="120"/>
        <w:rPr>
          <w:lang w:val="es-ES"/>
        </w:rPr>
      </w:pPr>
    </w:p>
    <w:p w:rsidRPr="00565ED4" w:rsidR="00F8555D" w:rsidP="00565ED4" w:rsidRDefault="00F8555D" w14:paraId="456AE7FC" w14:textId="77777777">
      <w:pPr>
        <w:pStyle w:val="NormalWeb"/>
        <w:rPr>
          <w:rFonts w:asciiTheme="minorHAnsi" w:hAnsiTheme="minorHAnsi" w:eastAsiaTheme="minorEastAsia" w:cstheme="minorBidi"/>
          <w:sz w:val="22"/>
          <w:szCs w:val="22"/>
          <w:lang w:val="es-ES"/>
        </w:rPr>
      </w:pPr>
    </w:p>
    <w:p w:rsidR="00565ED4" w:rsidP="00DE511F" w:rsidRDefault="00565ED4" w14:paraId="0376391F" w14:textId="77777777">
      <w:pPr>
        <w:pStyle w:val="NormalWeb"/>
        <w:rPr>
          <w:rFonts w:asciiTheme="minorHAnsi" w:hAnsiTheme="minorHAnsi" w:eastAsiaTheme="minorEastAsia" w:cstheme="minorBidi"/>
          <w:sz w:val="22"/>
          <w:szCs w:val="22"/>
          <w:lang w:val="es-ES"/>
        </w:rPr>
      </w:pPr>
    </w:p>
    <w:p w:rsidRPr="00DE511F" w:rsidR="00565ED4" w:rsidP="00DE511F" w:rsidRDefault="00565ED4" w14:paraId="3910BEB4" w14:textId="77777777">
      <w:pPr>
        <w:pStyle w:val="NormalWeb"/>
        <w:rPr>
          <w:rFonts w:asciiTheme="minorHAnsi" w:hAnsiTheme="minorHAnsi" w:eastAsiaTheme="minorEastAsia" w:cstheme="minorBidi"/>
          <w:sz w:val="22"/>
          <w:szCs w:val="22"/>
          <w:lang w:val="es-ES"/>
        </w:rPr>
      </w:pPr>
    </w:p>
    <w:p w:rsidR="00400935" w:rsidRDefault="00400935" w14:paraId="11A1539B" w14:textId="77777777">
      <w:pPr>
        <w:spacing w:before="280" w:after="120"/>
        <w:rPr>
          <w:color w:val="333333"/>
          <w:lang w:val="es-ES"/>
        </w:rPr>
      </w:pPr>
    </w:p>
    <w:p w:rsidR="0017050C" w:rsidRDefault="0017050C" w14:paraId="4F70175B" w14:textId="77777777">
      <w:pPr>
        <w:spacing w:before="280" w:after="120"/>
        <w:rPr>
          <w:color w:val="333333"/>
          <w:lang w:val="es-ES"/>
        </w:rPr>
      </w:pPr>
    </w:p>
    <w:p w:rsidRPr="00A64C4C" w:rsidR="00A64C4C" w:rsidRDefault="00A64C4C" w14:paraId="04AA67BC" w14:textId="60D64D19">
      <w:pPr>
        <w:spacing w:before="280" w:after="120"/>
        <w:rPr>
          <w:b/>
          <w:color w:val="004B8D"/>
          <w:sz w:val="28"/>
          <w:lang w:val="es-ES"/>
        </w:rPr>
      </w:pPr>
    </w:p>
    <w:p w:rsidR="00AB68B8" w:rsidRDefault="00AB68B8" w14:paraId="73083387" w14:textId="2B4D8DB2">
      <w:pPr>
        <w:spacing w:before="280" w:after="120"/>
        <w:rPr>
          <w:lang w:val="es-ES"/>
        </w:rPr>
      </w:pPr>
    </w:p>
    <w:p w:rsidR="007915D1" w:rsidRDefault="007915D1" w14:paraId="273E0975" w14:textId="77777777">
      <w:pPr>
        <w:spacing w:before="280" w:after="120"/>
        <w:rPr>
          <w:lang w:val="es-ES"/>
        </w:rPr>
      </w:pPr>
    </w:p>
    <w:p w:rsidR="007915D1" w:rsidRDefault="007915D1" w14:paraId="4A71537F" w14:textId="77777777">
      <w:pPr>
        <w:spacing w:before="280" w:after="120"/>
        <w:rPr>
          <w:lang w:val="es-ES"/>
        </w:rPr>
      </w:pPr>
    </w:p>
    <w:p w:rsidR="007915D1" w:rsidRDefault="007915D1" w14:paraId="3999A593" w14:textId="77777777">
      <w:pPr>
        <w:spacing w:before="280" w:after="120"/>
        <w:rPr>
          <w:lang w:val="es-ES"/>
        </w:rPr>
      </w:pPr>
    </w:p>
    <w:p w:rsidRPr="00B60D5F" w:rsidR="007915D1" w:rsidRDefault="007915D1" w14:paraId="64BB874D" w14:textId="77777777">
      <w:pPr>
        <w:spacing w:before="280" w:after="120"/>
        <w:rPr>
          <w:lang w:val="es-ES"/>
        </w:rPr>
      </w:pPr>
    </w:p>
    <w:p w:rsidR="4E2FC73D" w:rsidP="4E2FC73D" w:rsidRDefault="4E2FC73D" w14:paraId="3DAC7DAD" w14:textId="3C3F0027">
      <w:pPr>
        <w:spacing w:before="280" w:after="120"/>
        <w:rPr>
          <w:lang w:val="es-ES"/>
        </w:rPr>
      </w:pPr>
    </w:p>
    <w:p w:rsidR="4E2FC73D" w:rsidP="4E2FC73D" w:rsidRDefault="4E2FC73D" w14:paraId="63157A19" w14:textId="4949171A">
      <w:pPr>
        <w:spacing w:before="280" w:after="120"/>
        <w:rPr>
          <w:lang w:val="es-ES"/>
        </w:rPr>
      </w:pPr>
    </w:p>
    <w:p w:rsidR="4E2FC73D" w:rsidP="4E2FC73D" w:rsidRDefault="4E2FC73D" w14:paraId="212F4CDD" w14:textId="49D66DBD">
      <w:pPr>
        <w:spacing w:before="280" w:after="120"/>
        <w:rPr>
          <w:lang w:val="es-ES"/>
        </w:rPr>
      </w:pPr>
    </w:p>
    <w:p w:rsidR="4E2FC73D" w:rsidP="4E2FC73D" w:rsidRDefault="4E2FC73D" w14:paraId="1DA3ADFC" w14:textId="3FCFF80A">
      <w:pPr>
        <w:spacing w:before="280" w:after="120"/>
        <w:rPr>
          <w:lang w:val="es-ES"/>
        </w:rPr>
      </w:pPr>
    </w:p>
    <w:p w:rsidR="4E2FC73D" w:rsidP="4E2FC73D" w:rsidRDefault="4E2FC73D" w14:paraId="65812C1E" w14:textId="288828A4">
      <w:pPr>
        <w:spacing w:before="280" w:after="120"/>
        <w:rPr>
          <w:lang w:val="es-ES"/>
        </w:rPr>
      </w:pPr>
    </w:p>
    <w:p w:rsidR="4E2FC73D" w:rsidP="4E2FC73D" w:rsidRDefault="4E2FC73D" w14:paraId="4FEED0BB" w14:textId="18774B80">
      <w:pPr>
        <w:spacing w:before="280" w:after="120"/>
        <w:rPr>
          <w:lang w:val="es-ES"/>
        </w:rPr>
      </w:pPr>
    </w:p>
    <w:p w:rsidR="4E2FC73D" w:rsidP="4E2FC73D" w:rsidRDefault="4E2FC73D" w14:paraId="30D9770A" w14:textId="5039FCB7">
      <w:pPr>
        <w:spacing w:before="280" w:after="120"/>
        <w:rPr>
          <w:lang w:val="es-ES"/>
        </w:rPr>
      </w:pPr>
    </w:p>
    <w:p w:rsidRPr="00B60D5F" w:rsidR="00744E14" w:rsidRDefault="00507081" w14:paraId="7BDB2DC2" w14:textId="77777777">
      <w:pPr>
        <w:spacing w:before="200" w:after="80"/>
        <w:rPr>
          <w:lang w:val="es-ES"/>
        </w:rPr>
      </w:pPr>
      <w:r w:rsidRPr="00B60D5F">
        <w:rPr>
          <w:b/>
          <w:color w:val="009BD9"/>
          <w:sz w:val="24"/>
          <w:lang w:val="es-ES"/>
        </w:rPr>
        <w:t>Árbol de decisión (10 preguntas)</w:t>
      </w:r>
    </w:p>
    <w:p w:rsidRPr="00B60D5F" w:rsidR="00744E14" w:rsidRDefault="00507081" w14:paraId="22776FF4" w14:textId="77777777">
      <w:pPr>
        <w:spacing w:after="120" w:line="280" w:lineRule="exact"/>
        <w:rPr>
          <w:lang w:val="es-ES"/>
        </w:rPr>
      </w:pPr>
      <w:r w:rsidRPr="00B60D5F">
        <w:rPr>
          <w:color w:val="333333"/>
          <w:lang w:val="es-ES"/>
        </w:rPr>
        <w:t>Ante cada nueva fuente de datos, recorre este árbol. Es la única herramienta que necesitas al empezar.</w:t>
      </w:r>
    </w:p>
    <w:tbl>
      <w:tblPr>
        <w:tblStyle w:val="TableGrid"/>
        <w:tblW w:w="0" w:type="auto"/>
        <w:tblLook w:val="04A0" w:firstRow="1" w:lastRow="0" w:firstColumn="1" w:lastColumn="0" w:noHBand="0" w:noVBand="1"/>
      </w:tblPr>
      <w:tblGrid>
        <w:gridCol w:w="8778"/>
      </w:tblGrid>
      <w:tr w:rsidRPr="00C16AD2" w:rsidR="00744E14" w14:paraId="0885277C"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Pr="00B60D5F" w:rsidR="00744E14" w:rsidRDefault="00507081" w14:paraId="5B0E9C83" w14:textId="77777777">
            <w:pPr>
              <w:rPr>
                <w:lang w:val="es-ES"/>
              </w:rPr>
            </w:pPr>
            <w:r w:rsidRPr="00B60D5F">
              <w:rPr>
                <w:rFonts w:ascii="Consolas" w:hAnsi="Consolas"/>
                <w:color w:val="222222"/>
                <w:sz w:val="18"/>
                <w:lang w:val="es-ES"/>
              </w:rPr>
              <w:t>¿El dato es un número exacto, fresco y transaccional?</w:t>
            </w:r>
          </w:p>
          <w:p w:rsidRPr="00B60D5F" w:rsidR="00744E14" w:rsidRDefault="00507081" w14:paraId="5A972242" w14:textId="77777777">
            <w:pPr>
              <w:rPr>
                <w:lang w:val="es-ES"/>
              </w:rPr>
            </w:pPr>
            <w:r w:rsidRPr="00B60D5F">
              <w:rPr>
                <w:rFonts w:ascii="Consolas" w:hAnsi="Consolas"/>
                <w:color w:val="222222"/>
                <w:sz w:val="18"/>
                <w:lang w:val="es-ES"/>
              </w:rPr>
              <w:t xml:space="preserve">  → SÍ  → Tool / API (nunca vectorizes el core)</w:t>
            </w:r>
          </w:p>
          <w:p w:rsidRPr="00B60D5F" w:rsidR="00744E14" w:rsidRDefault="00507081" w14:paraId="730A218E" w14:textId="77777777">
            <w:pPr>
              <w:rPr>
                <w:lang w:val="es-ES"/>
              </w:rPr>
            </w:pPr>
            <w:r w:rsidRPr="00B60D5F">
              <w:rPr>
                <w:rFonts w:ascii="Consolas" w:hAnsi="Consolas"/>
                <w:color w:val="222222"/>
                <w:sz w:val="18"/>
                <w:lang w:val="es-ES"/>
              </w:rPr>
              <w:t xml:space="preserve">  → NO  ↓</w:t>
            </w:r>
          </w:p>
          <w:p w:rsidRPr="00B60D5F" w:rsidR="00744E14" w:rsidRDefault="00744E14" w14:paraId="66B62DC9" w14:textId="77777777">
            <w:pPr>
              <w:rPr>
                <w:lang w:val="es-ES"/>
              </w:rPr>
            </w:pPr>
          </w:p>
          <w:p w:rsidRPr="00B60D5F" w:rsidR="00744E14" w:rsidRDefault="00507081" w14:paraId="760752C1" w14:textId="77777777">
            <w:pPr>
              <w:rPr>
                <w:lang w:val="es-ES"/>
              </w:rPr>
            </w:pPr>
            <w:r w:rsidRPr="00B60D5F">
              <w:rPr>
                <w:rFonts w:ascii="Consolas" w:hAnsi="Consolas"/>
                <w:color w:val="222222"/>
                <w:sz w:val="18"/>
                <w:lang w:val="es-ES"/>
              </w:rPr>
              <w:t>¿Es una relación entre entidades (producto-norma, cliente-contrato, red de fraude)?</w:t>
            </w:r>
          </w:p>
          <w:p w:rsidRPr="00B60D5F" w:rsidR="00744E14" w:rsidRDefault="00507081" w14:paraId="11FEB50C" w14:textId="77777777">
            <w:pPr>
              <w:rPr>
                <w:lang w:val="es-ES"/>
              </w:rPr>
            </w:pPr>
            <w:r w:rsidRPr="00B60D5F">
              <w:rPr>
                <w:rFonts w:ascii="Consolas" w:hAnsi="Consolas"/>
                <w:color w:val="222222"/>
                <w:sz w:val="18"/>
                <w:lang w:val="es-ES"/>
              </w:rPr>
              <w:t xml:space="preserve">  → SÍ  → Knowledge Graph (si tienes grafo); si no, hereda como Tool o RAG con filtro</w:t>
            </w:r>
          </w:p>
          <w:p w:rsidRPr="00B60D5F" w:rsidR="00744E14" w:rsidRDefault="00507081" w14:paraId="73743571" w14:textId="77777777">
            <w:pPr>
              <w:rPr>
                <w:lang w:val="es-ES"/>
              </w:rPr>
            </w:pPr>
            <w:r w:rsidRPr="00B60D5F">
              <w:rPr>
                <w:rFonts w:ascii="Consolas" w:hAnsi="Consolas"/>
                <w:color w:val="222222"/>
                <w:sz w:val="18"/>
                <w:lang w:val="es-ES"/>
              </w:rPr>
              <w:t xml:space="preserve">  → NO  ↓</w:t>
            </w:r>
          </w:p>
          <w:p w:rsidRPr="00B60D5F" w:rsidR="00744E14" w:rsidRDefault="00744E14" w14:paraId="4C333712" w14:textId="77777777">
            <w:pPr>
              <w:rPr>
                <w:lang w:val="es-ES"/>
              </w:rPr>
            </w:pPr>
          </w:p>
          <w:p w:rsidRPr="00B60D5F" w:rsidR="00744E14" w:rsidRDefault="00507081" w14:paraId="63D493AA" w14:textId="77777777">
            <w:pPr>
              <w:rPr>
                <w:lang w:val="es-ES"/>
              </w:rPr>
            </w:pPr>
            <w:r w:rsidRPr="00B60D5F">
              <w:rPr>
                <w:rFonts w:ascii="Consolas" w:hAnsi="Consolas"/>
                <w:color w:val="222222"/>
                <w:sz w:val="18"/>
                <w:lang w:val="es-ES"/>
              </w:rPr>
              <w:t>¿Es texto documental (normativa, manual, circular, procedimiento)?</w:t>
            </w:r>
          </w:p>
          <w:p w:rsidRPr="00B60D5F" w:rsidR="00744E14" w:rsidRDefault="00507081" w14:paraId="6D31D0B3" w14:textId="77777777">
            <w:pPr>
              <w:rPr>
                <w:lang w:val="es-ES"/>
              </w:rPr>
            </w:pPr>
            <w:r w:rsidRPr="00B60D5F">
              <w:rPr>
                <w:rFonts w:ascii="Consolas" w:hAnsi="Consolas"/>
                <w:color w:val="222222"/>
                <w:sz w:val="18"/>
                <w:lang w:val="es-ES"/>
              </w:rPr>
              <w:t xml:space="preserve">  → SÍ  → RAG</w:t>
            </w:r>
          </w:p>
          <w:p w:rsidRPr="00B60D5F" w:rsidR="00744E14" w:rsidRDefault="00507081" w14:paraId="2B204B1B" w14:textId="77777777">
            <w:pPr>
              <w:rPr>
                <w:lang w:val="es-ES"/>
              </w:rPr>
            </w:pPr>
            <w:r w:rsidRPr="6A1BB042">
              <w:rPr>
                <w:rFonts w:ascii="Consolas" w:hAnsi="Consolas"/>
                <w:color w:val="222222"/>
                <w:sz w:val="18"/>
                <w:szCs w:val="18"/>
                <w:lang w:val="es-ES"/>
              </w:rPr>
              <w:t xml:space="preserve">          </w:t>
            </w:r>
            <w:commentRangeStart w:id="448"/>
            <w:commentRangeStart w:id="449"/>
            <w:r w:rsidRPr="6A1BB042">
              <w:rPr>
                <w:rFonts w:ascii="Consolas" w:hAnsi="Consolas"/>
                <w:color w:val="222222"/>
                <w:sz w:val="18"/>
                <w:szCs w:val="18"/>
                <w:lang w:val="es-ES"/>
              </w:rPr>
              <w:t>¿Contiene términos legales exactos (artículos, epígrafes numerados)?</w:t>
            </w:r>
          </w:p>
          <w:p w:rsidRPr="00B60D5F" w:rsidR="00744E14" w:rsidRDefault="00507081" w14:paraId="10EE09D4" w14:textId="77777777">
            <w:pPr>
              <w:rPr>
                <w:lang w:val="es-ES"/>
              </w:rPr>
            </w:pPr>
            <w:r w:rsidRPr="6A1BB042">
              <w:rPr>
                <w:rFonts w:ascii="Consolas" w:hAnsi="Consolas"/>
                <w:color w:val="222222"/>
                <w:sz w:val="18"/>
                <w:szCs w:val="18"/>
                <w:lang w:val="es-ES"/>
              </w:rPr>
              <w:t xml:space="preserve">            → SÍ  → Hybrid retrieval (BM25 + vector)</w:t>
            </w:r>
            <w:commentRangeEnd w:id="448"/>
            <w:r w:rsidRPr="00B60D5F">
              <w:rPr>
                <w:rStyle w:val="CommentReference"/>
                <w:sz w:val="22"/>
                <w:szCs w:val="22"/>
                <w:lang w:val="es-ES"/>
              </w:rPr>
              <w:commentReference w:id="448"/>
            </w:r>
            <w:commentRangeEnd w:id="449"/>
            <w:r>
              <w:rPr>
                <w:rStyle w:val="CommentReference"/>
              </w:rPr>
              <w:commentReference w:id="449"/>
            </w:r>
          </w:p>
          <w:p w:rsidRPr="00B60D5F" w:rsidR="00744E14" w:rsidRDefault="00507081" w14:paraId="16FBB447" w14:textId="77777777">
            <w:pPr>
              <w:rPr>
                <w:lang w:val="es-ES"/>
              </w:rPr>
            </w:pPr>
            <w:r w:rsidRPr="00B60D5F">
              <w:rPr>
                <w:rFonts w:ascii="Consolas" w:hAnsi="Consolas"/>
                <w:color w:val="222222"/>
                <w:sz w:val="18"/>
                <w:lang w:val="es-ES"/>
              </w:rPr>
              <w:t xml:space="preserve">            → NO  → Solo vector</w:t>
            </w:r>
          </w:p>
          <w:p w:rsidRPr="00B60D5F" w:rsidR="00744E14" w:rsidRDefault="00507081" w14:paraId="513FCC5A" w14:textId="77777777">
            <w:pPr>
              <w:rPr>
                <w:lang w:val="es-ES"/>
              </w:rPr>
            </w:pPr>
            <w:r w:rsidRPr="00B60D5F">
              <w:rPr>
                <w:rFonts w:ascii="Consolas" w:hAnsi="Consolas"/>
                <w:color w:val="222222"/>
                <w:sz w:val="18"/>
                <w:lang w:val="es-ES"/>
              </w:rPr>
              <w:t xml:space="preserve">  → NO  ↓</w:t>
            </w:r>
          </w:p>
          <w:p w:rsidRPr="00B60D5F" w:rsidR="00744E14" w:rsidRDefault="00744E14" w14:paraId="178F7A41" w14:textId="77777777">
            <w:pPr>
              <w:rPr>
                <w:lang w:val="es-ES"/>
              </w:rPr>
            </w:pPr>
          </w:p>
          <w:p w:rsidRPr="00B60D5F" w:rsidR="00744E14" w:rsidRDefault="00507081" w14:paraId="7651D61E" w14:textId="77777777">
            <w:pPr>
              <w:rPr>
                <w:lang w:val="es-ES"/>
              </w:rPr>
            </w:pPr>
            <w:r w:rsidRPr="00B60D5F">
              <w:rPr>
                <w:rFonts w:ascii="Consolas" w:hAnsi="Consolas"/>
                <w:color w:val="222222"/>
                <w:sz w:val="18"/>
                <w:lang w:val="es-ES"/>
              </w:rPr>
              <w:t>¿Contiene PII (datos que identifican a una persona)?</w:t>
            </w:r>
          </w:p>
          <w:p w:rsidRPr="00B60D5F" w:rsidR="00744E14" w:rsidRDefault="00507081" w14:paraId="3C903A2E" w14:textId="77777777">
            <w:pPr>
              <w:rPr>
                <w:lang w:val="es-ES"/>
              </w:rPr>
            </w:pPr>
            <w:r w:rsidRPr="00B60D5F">
              <w:rPr>
                <w:rFonts w:ascii="Consolas" w:hAnsi="Consolas"/>
                <w:color w:val="222222"/>
                <w:sz w:val="18"/>
                <w:lang w:val="es-ES"/>
              </w:rPr>
              <w:t xml:space="preserve">  → SÍ  → Índice por case_id / expediente, o anonimiza primero</w:t>
            </w:r>
          </w:p>
          <w:p w:rsidRPr="00B60D5F" w:rsidR="00744E14" w:rsidRDefault="00507081" w14:paraId="0414C52A" w14:textId="77777777">
            <w:pPr>
              <w:rPr>
                <w:lang w:val="es-ES"/>
              </w:rPr>
            </w:pPr>
            <w:r w:rsidRPr="00B60D5F">
              <w:rPr>
                <w:rFonts w:ascii="Consolas" w:hAnsi="Consolas"/>
                <w:color w:val="222222"/>
                <w:sz w:val="18"/>
                <w:lang w:val="es-ES"/>
              </w:rPr>
              <w:t xml:space="preserve">  → NO  ↓</w:t>
            </w:r>
          </w:p>
          <w:p w:rsidRPr="00B60D5F" w:rsidR="00744E14" w:rsidRDefault="00744E14" w14:paraId="2BDC968E" w14:textId="77777777">
            <w:pPr>
              <w:rPr>
                <w:lang w:val="es-ES"/>
              </w:rPr>
            </w:pPr>
          </w:p>
          <w:p w:rsidRPr="00B60D5F" w:rsidR="00744E14" w:rsidRDefault="00507081" w14:paraId="48888533" w14:textId="77777777">
            <w:pPr>
              <w:rPr>
                <w:lang w:val="es-ES"/>
              </w:rPr>
            </w:pPr>
            <w:r w:rsidRPr="00B60D5F">
              <w:rPr>
                <w:rFonts w:ascii="Consolas" w:hAnsi="Consolas"/>
                <w:color w:val="222222"/>
                <w:sz w:val="18"/>
                <w:lang w:val="es-ES"/>
              </w:rPr>
              <w:t>¿Es una señal calculada en batch (riesgo, propensión, churn)?</w:t>
            </w:r>
          </w:p>
          <w:p w:rsidRPr="00B60D5F" w:rsidR="00744E14" w:rsidRDefault="00507081" w14:paraId="386AD789" w14:textId="77777777">
            <w:pPr>
              <w:rPr>
                <w:lang w:val="es-ES"/>
              </w:rPr>
            </w:pPr>
            <w:r w:rsidRPr="00B60D5F">
              <w:rPr>
                <w:rFonts w:ascii="Consolas" w:hAnsi="Consolas"/>
                <w:color w:val="222222"/>
                <w:sz w:val="18"/>
                <w:lang w:val="es-ES"/>
              </w:rPr>
              <w:t xml:space="preserve">  → SÍ  → Feature store + Tool (no recalcules en el agente)</w:t>
            </w:r>
          </w:p>
          <w:p w:rsidRPr="00B60D5F" w:rsidR="00744E14" w:rsidRDefault="00507081" w14:paraId="75DB6CB9" w14:textId="77777777">
            <w:pPr>
              <w:rPr>
                <w:lang w:val="es-ES"/>
              </w:rPr>
            </w:pPr>
            <w:r w:rsidRPr="00B60D5F">
              <w:rPr>
                <w:rFonts w:ascii="Consolas" w:hAnsi="Consolas"/>
                <w:color w:val="222222"/>
                <w:sz w:val="18"/>
                <w:lang w:val="es-ES"/>
              </w:rPr>
              <w:t xml:space="preserve">  → NO  ↓</w:t>
            </w:r>
          </w:p>
          <w:p w:rsidRPr="00B60D5F" w:rsidR="00744E14" w:rsidRDefault="00744E14" w14:paraId="7DE6D9C2" w14:textId="77777777">
            <w:pPr>
              <w:rPr>
                <w:lang w:val="es-ES"/>
              </w:rPr>
            </w:pPr>
          </w:p>
          <w:p w:rsidRPr="00B60D5F" w:rsidR="00744E14" w:rsidRDefault="00507081" w14:paraId="1C3CDEB1" w14:textId="77777777">
            <w:pPr>
              <w:rPr>
                <w:lang w:val="es-ES"/>
              </w:rPr>
            </w:pPr>
            <w:r w:rsidRPr="00B60D5F">
              <w:rPr>
                <w:rFonts w:ascii="Consolas" w:hAnsi="Consolas"/>
                <w:color w:val="222222"/>
                <w:sz w:val="18"/>
                <w:lang w:val="es-ES"/>
              </w:rPr>
              <w:t>¿Es multimodal (imagen, audio, vídeo)?</w:t>
            </w:r>
          </w:p>
          <w:p w:rsidRPr="00B60D5F" w:rsidR="00744E14" w:rsidRDefault="00507081" w14:paraId="6637DF7A" w14:textId="77777777">
            <w:pPr>
              <w:rPr>
                <w:lang w:val="es-ES"/>
              </w:rPr>
            </w:pPr>
            <w:r w:rsidRPr="00B60D5F">
              <w:rPr>
                <w:rFonts w:ascii="Consolas" w:hAnsi="Consolas"/>
                <w:color w:val="222222"/>
                <w:sz w:val="18"/>
                <w:lang w:val="es-ES"/>
              </w:rPr>
              <w:t xml:space="preserve">  → SÍ  → Ver sección 5.3 — regla por tipo de modalidad</w:t>
            </w:r>
          </w:p>
        </w:tc>
      </w:tr>
    </w:tbl>
    <w:p w:rsidRPr="00B60D5F" w:rsidR="00744E14" w:rsidRDefault="00744E14" w14:paraId="7748838E" w14:textId="77777777">
      <w:pPr>
        <w:rPr>
          <w:lang w:val="es-ES"/>
        </w:rPr>
      </w:pPr>
    </w:p>
    <w:p w:rsidRPr="00B60D5F" w:rsidR="00744E14" w:rsidRDefault="00507081" w14:paraId="33EBD1AD" w14:textId="77777777">
      <w:pPr>
        <w:spacing w:before="200" w:after="80"/>
        <w:rPr>
          <w:lang w:val="es-ES"/>
        </w:rPr>
      </w:pPr>
      <w:r w:rsidRPr="00B60D5F">
        <w:rPr>
          <w:b/>
          <w:color w:val="009BD9"/>
          <w:sz w:val="24"/>
          <w:lang w:val="es-ES"/>
        </w:rPr>
        <w:t>6 reglas de oro (incumplirlas causa &gt;80 % de los incidentes)</w:t>
      </w:r>
    </w:p>
    <w:p w:rsidRPr="00B60D5F" w:rsidR="00744E14" w:rsidRDefault="00507081" w14:paraId="78D7B3AF" w14:textId="77777777">
      <w:pPr>
        <w:spacing w:after="120" w:line="280" w:lineRule="exact"/>
        <w:rPr>
          <w:lang w:val="es-ES"/>
        </w:rPr>
      </w:pPr>
      <w:r w:rsidRPr="00B60D5F">
        <w:rPr>
          <w:color w:val="333333"/>
          <w:lang w:val="es-ES"/>
        </w:rPr>
        <w:t>Lee solo esto si tienes prisa. El resto del playbook profundiza; las reglas R7–R12 y el apéndice amplían estas seis.</w:t>
      </w:r>
    </w:p>
    <w:tbl>
      <w:tblPr>
        <w:tblStyle w:val="TableGrid"/>
        <w:tblW w:w="0" w:type="auto"/>
        <w:tblLook w:val="04A0" w:firstRow="1" w:lastRow="0" w:firstColumn="1" w:lastColumn="0" w:noHBand="0" w:noVBand="1"/>
      </w:tblPr>
      <w:tblGrid>
        <w:gridCol w:w="4388"/>
        <w:gridCol w:w="4390"/>
      </w:tblGrid>
      <w:tr w:rsidR="00744E14" w14:paraId="10DAFDC8"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0615389D" w14:textId="77777777">
            <w:pPr>
              <w:jc w:val="center"/>
            </w:pPr>
            <w:r>
              <w:rPr>
                <w:b/>
                <w:color w:val="FFFFFF"/>
                <w:sz w:val="20"/>
              </w:rPr>
              <w:t>#</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77299235" w14:textId="77777777">
            <w:pPr>
              <w:jc w:val="center"/>
            </w:pPr>
            <w:r>
              <w:rPr>
                <w:b/>
                <w:color w:val="FFFFFF"/>
                <w:sz w:val="20"/>
              </w:rPr>
              <w:t>Regla</w:t>
            </w:r>
          </w:p>
        </w:tc>
      </w:tr>
      <w:tr w:rsidRPr="00C16AD2" w:rsidR="00744E14" w14:paraId="3F2116F4"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C46A551" w14:textId="77777777">
            <w:r>
              <w:rPr>
                <w:color w:val="333333"/>
                <w:sz w:val="20"/>
              </w:rPr>
              <w:t>G1</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D40EF16" w14:textId="77777777">
            <w:pPr>
              <w:rPr>
                <w:lang w:val="es-ES"/>
              </w:rPr>
            </w:pPr>
            <w:r w:rsidRPr="00B60D5F">
              <w:rPr>
                <w:b/>
                <w:color w:val="333333"/>
                <w:sz w:val="20"/>
                <w:lang w:val="es-ES"/>
              </w:rPr>
              <w:t>No vectorices el core</w:t>
            </w:r>
            <w:r w:rsidRPr="00B60D5F">
              <w:rPr>
                <w:color w:val="333333"/>
                <w:sz w:val="20"/>
                <w:lang w:val="es-ES"/>
              </w:rPr>
              <w:t xml:space="preserve"> → usa Tool/API con as_of.</w:t>
            </w:r>
          </w:p>
        </w:tc>
      </w:tr>
      <w:tr w:rsidRPr="00C16AD2" w:rsidR="00744E14" w14:paraId="03E3DB2B"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37A6122" w14:textId="77777777">
            <w:r>
              <w:rPr>
                <w:color w:val="333333"/>
                <w:sz w:val="20"/>
              </w:rPr>
              <w:t>G2</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38ED5508" w14:textId="77777777">
            <w:pPr>
              <w:rPr>
                <w:lang w:val="es-ES"/>
              </w:rPr>
            </w:pPr>
            <w:r w:rsidRPr="00B60D5F">
              <w:rPr>
                <w:b/>
                <w:color w:val="333333"/>
                <w:sz w:val="20"/>
                <w:lang w:val="es-ES"/>
              </w:rPr>
              <w:t>Sin validación OCR</w:t>
            </w:r>
            <w:r w:rsidRPr="00B60D5F">
              <w:rPr>
                <w:color w:val="333333"/>
                <w:sz w:val="20"/>
                <w:lang w:val="es-ES"/>
              </w:rPr>
              <w:t xml:space="preserve"> → no indexas (páginas faltantes = alucinaciones).</w:t>
            </w:r>
          </w:p>
        </w:tc>
      </w:tr>
      <w:tr w:rsidRPr="00C16AD2" w:rsidR="00744E14" w14:paraId="31DD660C"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75BAA21" w14:textId="77777777">
            <w:r>
              <w:rPr>
                <w:color w:val="333333"/>
                <w:sz w:val="20"/>
              </w:rPr>
              <w:t>G3</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29AA5F4" w14:textId="77777777">
            <w:pPr>
              <w:rPr>
                <w:lang w:val="es-ES"/>
              </w:rPr>
            </w:pPr>
            <w:r w:rsidRPr="00B60D5F">
              <w:rPr>
                <w:b/>
                <w:color w:val="333333"/>
                <w:sz w:val="20"/>
                <w:lang w:val="es-ES"/>
              </w:rPr>
              <w:t>PII</w:t>
            </w:r>
            <w:r w:rsidRPr="00B60D5F">
              <w:rPr>
                <w:color w:val="333333"/>
                <w:sz w:val="20"/>
                <w:lang w:val="es-ES"/>
              </w:rPr>
              <w:t xml:space="preserve"> → índice por caso, nunca corpus global.</w:t>
            </w:r>
          </w:p>
        </w:tc>
      </w:tr>
      <w:tr w:rsidRPr="00C16AD2" w:rsidR="00744E14" w14:paraId="3A614998"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5A09D20" w14:textId="77777777">
            <w:r>
              <w:rPr>
                <w:color w:val="333333"/>
                <w:sz w:val="20"/>
              </w:rPr>
              <w:t>G4</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DB88208" w14:textId="77777777">
            <w:pPr>
              <w:rPr>
                <w:lang w:val="es-ES"/>
              </w:rPr>
            </w:pPr>
            <w:r w:rsidRPr="00B60D5F">
              <w:rPr>
                <w:b/>
                <w:color w:val="333333"/>
                <w:sz w:val="20"/>
                <w:lang w:val="es-ES"/>
              </w:rPr>
              <w:t>Normativa con artículos</w:t>
            </w:r>
            <w:r w:rsidRPr="00B60D5F">
              <w:rPr>
                <w:color w:val="333333"/>
                <w:sz w:val="20"/>
                <w:lang w:val="es-ES"/>
              </w:rPr>
              <w:t xml:space="preserve"> → hybrid retrieval (BM25 + vector).</w:t>
            </w:r>
          </w:p>
        </w:tc>
      </w:tr>
      <w:tr w:rsidRPr="00C16AD2" w:rsidR="00744E14" w14:paraId="3A19BD09"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1511A25" w14:textId="77777777">
            <w:r>
              <w:rPr>
                <w:color w:val="333333"/>
                <w:sz w:val="20"/>
              </w:rPr>
              <w:t>G5</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F64D3AF" w14:textId="77777777">
            <w:pPr>
              <w:rPr>
                <w:lang w:val="es-ES"/>
              </w:rPr>
            </w:pPr>
            <w:r w:rsidRPr="00B60D5F">
              <w:rPr>
                <w:b/>
                <w:color w:val="333333"/>
                <w:sz w:val="20"/>
                <w:lang w:val="es-ES"/>
              </w:rPr>
              <w:t>Sin chunk_id en la respuesta</w:t>
            </w:r>
            <w:r w:rsidRPr="00B60D5F">
              <w:rPr>
                <w:color w:val="333333"/>
                <w:sz w:val="20"/>
                <w:lang w:val="es-ES"/>
              </w:rPr>
              <w:t xml:space="preserve"> → no hay auditoría (en prod regulado es obligatorio; en Startup, muy recomendado).</w:t>
            </w:r>
          </w:p>
        </w:tc>
      </w:tr>
      <w:tr w:rsidR="00744E14" w14:paraId="231DA6C5"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875E1A8" w14:textId="77777777">
            <w:r>
              <w:rPr>
                <w:color w:val="333333"/>
                <w:sz w:val="20"/>
              </w:rPr>
              <w:t>G6</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D5EA646" w14:textId="77777777">
            <w:r w:rsidRPr="00B60D5F">
              <w:rPr>
                <w:b/>
                <w:color w:val="333333"/>
                <w:sz w:val="20"/>
                <w:lang w:val="es-ES"/>
              </w:rPr>
              <w:t>Si retrieval no devuelve nada relevante</w:t>
            </w:r>
            <w:r w:rsidRPr="00B60D5F">
              <w:rPr>
                <w:color w:val="333333"/>
                <w:sz w:val="20"/>
                <w:lang w:val="es-ES"/>
              </w:rPr>
              <w:t xml:space="preserve"> → el agente se abstiene. </w:t>
            </w:r>
            <w:r>
              <w:rPr>
                <w:color w:val="333333"/>
                <w:sz w:val="20"/>
              </w:rPr>
              <w:t>No inventa.</w:t>
            </w:r>
          </w:p>
        </w:tc>
      </w:tr>
    </w:tbl>
    <w:p w:rsidR="00744E14" w:rsidRDefault="00744E14" w14:paraId="43939727" w14:textId="77777777"/>
    <w:tbl>
      <w:tblPr>
        <w:tblStyle w:val="TableGrid"/>
        <w:tblW w:w="0" w:type="auto"/>
        <w:tblLook w:val="04A0" w:firstRow="1" w:lastRow="0" w:firstColumn="1" w:lastColumn="0" w:noHBand="0" w:noVBand="1"/>
      </w:tblPr>
      <w:tblGrid>
        <w:gridCol w:w="8772"/>
      </w:tblGrid>
      <w:tr w:rsidR="00744E14" w14:paraId="64B4A200" w14:textId="77777777">
        <w:tc>
          <w:tcPr>
            <w:tcW w:w="8788" w:type="dxa"/>
            <w:tcBorders>
              <w:top w:val="single" w:color="009BD9" w:sz="6" w:space="0"/>
              <w:left w:val="single" w:color="009BD9" w:sz="6" w:space="0"/>
              <w:bottom w:val="single" w:color="009BD9" w:sz="6" w:space="0"/>
              <w:right w:val="single" w:color="009BD9" w:sz="6" w:space="0"/>
            </w:tcBorders>
            <w:shd w:val="clear" w:color="auto" w:fill="E0F4FB"/>
          </w:tcPr>
          <w:p w:rsidR="00744E14" w:rsidRDefault="00507081" w14:paraId="101A86DE" w14:textId="77777777">
            <w:r w:rsidRPr="00B60D5F">
              <w:rPr>
                <w:color w:val="333333"/>
                <w:sz w:val="21"/>
                <w:lang w:val="es-ES"/>
              </w:rPr>
              <w:t xml:space="preserve">Reglas adicionales (acceso al core, versionado, golden set, owner…): Apéndice §A0. </w:t>
            </w:r>
            <w:r>
              <w:rPr>
                <w:color w:val="333333"/>
                <w:sz w:val="21"/>
              </w:rPr>
              <w:t>Más de 40 reglas Si→Entonces en el Apéndice completo.</w:t>
            </w:r>
          </w:p>
        </w:tc>
      </w:tr>
    </w:tbl>
    <w:p w:rsidR="00744E14" w:rsidRDefault="00744E14" w14:paraId="00B7D26A" w14:textId="77777777"/>
    <w:p w:rsidR="00744E14" w:rsidRDefault="00507081" w14:paraId="270FDC04" w14:textId="77777777">
      <w:pPr>
        <w:spacing w:before="280" w:after="120"/>
      </w:pPr>
      <w:r>
        <w:rPr>
          <w:b/>
          <w:color w:val="004B8D"/>
          <w:sz w:val="28"/>
        </w:rPr>
        <w:t>2. Modos de despliegue</w:t>
      </w:r>
    </w:p>
    <w:p w:rsidRPr="00B60D5F" w:rsidR="00744E14" w:rsidRDefault="00507081" w14:paraId="26783F13" w14:textId="77777777">
      <w:pPr>
        <w:spacing w:after="120" w:line="280" w:lineRule="exact"/>
        <w:rPr>
          <w:lang w:val="es-ES"/>
        </w:rPr>
      </w:pPr>
      <w:r w:rsidRPr="00B60D5F">
        <w:rPr>
          <w:color w:val="333333"/>
          <w:lang w:val="es-ES"/>
        </w:rPr>
        <w:t>Elige el modo según el tamaño y madurez de tu equipo. No hay modo "correcto": hay modo adecuado al momento.</w:t>
      </w:r>
    </w:p>
    <w:p w:rsidR="00744E14" w:rsidRDefault="00507081" w14:paraId="6E189507" w14:textId="77777777">
      <w:pPr>
        <w:spacing w:before="200" w:after="80"/>
      </w:pPr>
      <w:r>
        <w:rPr>
          <w:b/>
          <w:color w:val="009BD9"/>
          <w:sz w:val="24"/>
        </w:rPr>
        <w:t>Cuadro comparativo</w:t>
      </w:r>
    </w:p>
    <w:tbl>
      <w:tblPr>
        <w:tblStyle w:val="TableGrid"/>
        <w:tblW w:w="0" w:type="auto"/>
        <w:tblLook w:val="04A0" w:firstRow="1" w:lastRow="0" w:firstColumn="1" w:lastColumn="0" w:noHBand="0" w:noVBand="1"/>
      </w:tblPr>
      <w:tblGrid>
        <w:gridCol w:w="2193"/>
        <w:gridCol w:w="2194"/>
        <w:gridCol w:w="2195"/>
        <w:gridCol w:w="2196"/>
      </w:tblGrid>
      <w:tr w:rsidR="00744E14" w14:paraId="72611A98" w14:textId="77777777">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01A1CED" w14:textId="77777777">
            <w:pPr>
              <w:jc w:val="center"/>
            </w:pPr>
            <w:r>
              <w:rPr>
                <w:b/>
                <w:color w:val="FFFFFF"/>
                <w:sz w:val="20"/>
              </w:rPr>
              <w:t>Área</w:t>
            </w:r>
          </w:p>
        </w:tc>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4D47734" w14:textId="77777777">
            <w:pPr>
              <w:jc w:val="center"/>
            </w:pPr>
            <w:r>
              <w:rPr>
                <w:b/>
                <w:color w:val="FFFFFF"/>
                <w:sz w:val="20"/>
              </w:rPr>
              <w:t>🟢 Startup</w:t>
            </w:r>
          </w:p>
        </w:tc>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25EDEE31" w14:textId="77777777">
            <w:pPr>
              <w:jc w:val="center"/>
            </w:pPr>
            <w:r>
              <w:rPr>
                <w:b/>
                <w:color w:val="FFFFFF"/>
                <w:sz w:val="20"/>
              </w:rPr>
              <w:t>🟡 Crecimiento</w:t>
            </w:r>
          </w:p>
        </w:tc>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33D7A1A6" w14:textId="77777777">
            <w:pPr>
              <w:jc w:val="center"/>
            </w:pPr>
            <w:r>
              <w:rPr>
                <w:b/>
                <w:color w:val="FFFFFF"/>
                <w:sz w:val="20"/>
              </w:rPr>
              <w:t>🔴 Enterprise</w:t>
            </w:r>
          </w:p>
        </w:tc>
      </w:tr>
      <w:tr w:rsidR="00744E14" w14:paraId="491BEB1B" w14:textId="77777777">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2462964" w14:textId="77777777">
            <w:r>
              <w:rPr>
                <w:b/>
                <w:color w:val="333333"/>
                <w:sz w:val="20"/>
              </w:rPr>
              <w:t>Governance</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28AE91A9" w14:textId="77777777">
            <w:pPr>
              <w:rPr>
                <w:lang w:val="es-ES"/>
              </w:rPr>
            </w:pPr>
            <w:r w:rsidRPr="00B60D5F">
              <w:rPr>
                <w:color w:val="333333"/>
                <w:sz w:val="20"/>
                <w:lang w:val="es-ES"/>
              </w:rPr>
              <w:t>Clasificación por fuente (spreadsheet), un responsable informal</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4C16B9F0" w14:textId="77777777">
            <w:pPr>
              <w:rPr>
                <w:lang w:val="es-ES"/>
              </w:rPr>
            </w:pPr>
            <w:r w:rsidRPr="00B60D5F">
              <w:rPr>
                <w:color w:val="333333"/>
                <w:sz w:val="20"/>
                <w:lang w:val="es-ES"/>
              </w:rPr>
              <w:t>Data Steward informal, políticas escritas, ciclo de vida básico</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EE81936" w14:textId="77777777">
            <w:r>
              <w:rPr>
                <w:color w:val="333333"/>
                <w:sz w:val="20"/>
              </w:rPr>
              <w:t>Data Owner formal por dominio, Compliance, registro RGPD, golden set</w:t>
            </w:r>
          </w:p>
        </w:tc>
      </w:tr>
      <w:tr w:rsidR="00744E14" w14:paraId="7FC47677" w14:textId="77777777">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F175761" w14:textId="77777777">
            <w:r>
              <w:rPr>
                <w:b/>
                <w:color w:val="333333"/>
                <w:sz w:val="20"/>
              </w:rPr>
              <w:t>RAG</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D8005A5" w14:textId="77777777">
            <w:pPr>
              <w:rPr>
                <w:lang w:val="es-ES"/>
              </w:rPr>
            </w:pPr>
            <w:r w:rsidRPr="00B60D5F">
              <w:rPr>
                <w:color w:val="333333"/>
                <w:sz w:val="20"/>
                <w:lang w:val="es-ES"/>
              </w:rPr>
              <w:t>Un solo índice vector, chunk por sección, sin rerank</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36569E0" w14:textId="77777777">
            <w:pPr>
              <w:rPr>
                <w:lang w:val="es-ES"/>
              </w:rPr>
            </w:pPr>
            <w:r w:rsidRPr="00B60D5F">
              <w:rPr>
                <w:color w:val="333333"/>
                <w:sz w:val="20"/>
                <w:lang w:val="es-ES"/>
              </w:rPr>
              <w:t>Hybrid BM25+vector, partición por dominio, rerank básico</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49B9589" w14:textId="77777777">
            <w:r>
              <w:rPr>
                <w:color w:val="333333"/>
                <w:sz w:val="20"/>
              </w:rPr>
              <w:t>Multi-índice, golden set por corpus, rerank cross-encoder, evaluación continua</w:t>
            </w:r>
          </w:p>
        </w:tc>
      </w:tr>
      <w:tr w:rsidRPr="00C16AD2" w:rsidR="00744E14" w14:paraId="078AD854" w14:textId="77777777">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F01C14C" w14:textId="77777777">
            <w:r>
              <w:rPr>
                <w:b/>
                <w:color w:val="333333"/>
                <w:sz w:val="20"/>
              </w:rPr>
              <w:t>OCR</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1614311" w14:textId="77777777">
            <w:pPr>
              <w:rPr>
                <w:lang w:val="es-ES"/>
              </w:rPr>
            </w:pPr>
            <w:r w:rsidRPr="00B60D5F">
              <w:rPr>
                <w:color w:val="333333"/>
                <w:sz w:val="20"/>
                <w:lang w:val="es-ES"/>
              </w:rPr>
              <w:t>Validación manual de páginas + umbral confidence</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3B56E7CD" w14:textId="77777777">
            <w:pPr>
              <w:rPr>
                <w:lang w:val="es-ES"/>
              </w:rPr>
            </w:pPr>
            <w:r w:rsidRPr="00B60D5F">
              <w:rPr>
                <w:color w:val="333333"/>
                <w:sz w:val="20"/>
                <w:lang w:val="es-ES"/>
              </w:rPr>
              <w:t>Validación automatizada + HITL para baja confianza</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0076A6F" w14:textId="77777777">
            <w:pPr>
              <w:rPr>
                <w:lang w:val="es-ES"/>
              </w:rPr>
            </w:pPr>
            <w:r w:rsidRPr="00B60D5F">
              <w:rPr>
                <w:color w:val="333333"/>
                <w:sz w:val="20"/>
                <w:lang w:val="es-ES"/>
              </w:rPr>
              <w:t>Taxonomía documental, templates por tipo, validación semántica</w:t>
            </w:r>
          </w:p>
        </w:tc>
      </w:tr>
      <w:tr w:rsidR="00744E14" w14:paraId="04821E24" w14:textId="77777777">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499C43D" w14:textId="77777777">
            <w:r>
              <w:rPr>
                <w:b/>
                <w:color w:val="333333"/>
                <w:sz w:val="20"/>
              </w:rPr>
              <w:t>Seguridad</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A0A3B11" w14:textId="77777777">
            <w:pPr>
              <w:rPr>
                <w:lang w:val="es-ES"/>
              </w:rPr>
            </w:pPr>
            <w:r w:rsidRPr="00B60D5F">
              <w:rPr>
                <w:color w:val="333333"/>
                <w:sz w:val="20"/>
                <w:lang w:val="es-ES"/>
              </w:rPr>
              <w:t>Filtros básicos por tenant/rol en query</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588CC07" w14:textId="77777777">
            <w:r>
              <w:rPr>
                <w:color w:val="333333"/>
                <w:sz w:val="20"/>
              </w:rPr>
              <w:t>RBAC/ABAC en retrieval, masking de PII</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C07DBA4" w14:textId="77777777">
            <w:r>
              <w:rPr>
                <w:color w:val="333333"/>
                <w:sz w:val="20"/>
              </w:rPr>
              <w:t>Row-level security, anonimización, auditoría completa, multi-tenant</w:t>
            </w:r>
          </w:p>
        </w:tc>
      </w:tr>
      <w:tr w:rsidR="00744E14" w14:paraId="052DAB56" w14:textId="77777777">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0ECAEC6D" w14:textId="77777777">
            <w:r>
              <w:rPr>
                <w:b/>
                <w:color w:val="333333"/>
                <w:sz w:val="20"/>
              </w:rPr>
              <w:t>Feature store</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9DCBE8F" w14:textId="77777777">
            <w:r>
              <w:rPr>
                <w:color w:val="333333"/>
                <w:sz w:val="20"/>
              </w:rPr>
              <w:t>No es necesario aún</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448726D3" w14:textId="77777777">
            <w:pPr>
              <w:rPr>
                <w:lang w:val="es-ES"/>
              </w:rPr>
            </w:pPr>
            <w:r w:rsidRPr="00B60D5F">
              <w:rPr>
                <w:color w:val="333333"/>
                <w:sz w:val="20"/>
                <w:lang w:val="es-ES"/>
              </w:rPr>
              <w:t>Features simples en tabla o API interna</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0FE9534F" w14:textId="77777777">
            <w:r>
              <w:rPr>
                <w:color w:val="333333"/>
                <w:sz w:val="20"/>
              </w:rPr>
              <w:t>Feature store con versiones, lineage, retrocompatibilidad</w:t>
            </w:r>
          </w:p>
        </w:tc>
      </w:tr>
      <w:tr w:rsidRPr="00C16AD2" w:rsidR="00744E14" w14:paraId="0133A4F7" w14:textId="77777777">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412A71B" w14:textId="77777777">
            <w:r>
              <w:rPr>
                <w:b/>
                <w:color w:val="333333"/>
                <w:sz w:val="20"/>
              </w:rPr>
              <w:t>KG</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AA19EBD" w14:textId="77777777">
            <w:r>
              <w:rPr>
                <w:color w:val="333333"/>
                <w:sz w:val="20"/>
              </w:rPr>
              <w:t>No es necesario</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55369AA" w14:textId="77777777">
            <w:pPr>
              <w:rPr>
                <w:lang w:val="es-ES"/>
              </w:rPr>
            </w:pPr>
            <w:r w:rsidRPr="00B60D5F">
              <w:rPr>
                <w:color w:val="333333"/>
                <w:sz w:val="20"/>
                <w:lang w:val="es-ES"/>
              </w:rPr>
              <w:t>Relaciones simples en grafo o DB relacional</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2C0970A8" w14:textId="77777777">
            <w:pPr>
              <w:rPr>
                <w:lang w:val="es-ES"/>
              </w:rPr>
            </w:pPr>
            <w:r w:rsidRPr="00B60D5F">
              <w:rPr>
                <w:color w:val="333333"/>
                <w:sz w:val="20"/>
                <w:lang w:val="es-ES"/>
              </w:rPr>
              <w:t>Knowledge Graph con ontología de productos/normas</w:t>
            </w:r>
          </w:p>
        </w:tc>
      </w:tr>
      <w:tr w:rsidRPr="00C16AD2" w:rsidR="00744E14" w14:paraId="66DB7CF7" w14:textId="77777777">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54C5998" w14:textId="77777777">
            <w:r>
              <w:rPr>
                <w:b/>
                <w:color w:val="333333"/>
                <w:sz w:val="20"/>
              </w:rPr>
              <w:t>CI/CD datos</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4D15E919" w14:textId="77777777">
            <w:pPr>
              <w:rPr>
                <w:lang w:val="es-ES"/>
              </w:rPr>
            </w:pPr>
            <w:r w:rsidRPr="00B60D5F">
              <w:rPr>
                <w:color w:val="333333"/>
                <w:sz w:val="20"/>
                <w:lang w:val="es-ES"/>
              </w:rPr>
              <w:t>Ingesta manual + script de re-indexación</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C9C30FF" w14:textId="77777777">
            <w:pPr>
              <w:rPr>
                <w:lang w:val="es-ES"/>
              </w:rPr>
            </w:pPr>
            <w:r w:rsidRPr="00B60D5F">
              <w:rPr>
                <w:color w:val="333333"/>
                <w:sz w:val="20"/>
                <w:lang w:val="es-ES"/>
              </w:rPr>
              <w:t>Tests golden set en CI, versionado básico</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6F107EC0" w14:textId="77777777">
            <w:pPr>
              <w:rPr>
                <w:lang w:val="es-ES"/>
              </w:rPr>
            </w:pPr>
            <w:r w:rsidRPr="00B60D5F">
              <w:rPr>
                <w:color w:val="333333"/>
                <w:sz w:val="20"/>
                <w:lang w:val="es-ES"/>
              </w:rPr>
              <w:t>Pipeline automatizado, tests regresión, rollback automático</w:t>
            </w:r>
          </w:p>
        </w:tc>
      </w:tr>
      <w:tr w:rsidRPr="00C16AD2" w:rsidR="00744E14" w14:paraId="5BF847FA" w14:textId="77777777">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D55FB42" w14:textId="77777777">
            <w:r>
              <w:rPr>
                <w:b/>
                <w:color w:val="333333"/>
                <w:sz w:val="20"/>
              </w:rPr>
              <w:t>Costes</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3694B931" w14:textId="77777777">
            <w:pPr>
              <w:rPr>
                <w:lang w:val="es-ES"/>
              </w:rPr>
            </w:pPr>
            <w:r w:rsidRPr="00B60D5F">
              <w:rPr>
                <w:color w:val="333333"/>
                <w:sz w:val="20"/>
                <w:lang w:val="es-ES"/>
              </w:rPr>
              <w:t>Minimizar: embeddings baratos, sin rerank</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29158B5" w14:textId="77777777">
            <w:r>
              <w:rPr>
                <w:color w:val="333333"/>
                <w:sz w:val="20"/>
              </w:rPr>
              <w:t>Optimizar: model distilado, caché</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1D04CB4F" w14:textId="77777777">
            <w:pPr>
              <w:rPr>
                <w:lang w:val="es-ES"/>
              </w:rPr>
            </w:pPr>
            <w:r w:rsidRPr="00B60D5F">
              <w:rPr>
                <w:color w:val="333333"/>
                <w:sz w:val="20"/>
                <w:lang w:val="es-ES"/>
              </w:rPr>
              <w:t>Optimizar en escala: batch nocturno, compresión vectorial</w:t>
            </w:r>
          </w:p>
        </w:tc>
      </w:tr>
      <w:tr w:rsidR="00744E14" w14:paraId="6E0BB750" w14:textId="77777777">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EEE2E17" w14:textId="77777777">
            <w:r>
              <w:rPr>
                <w:b/>
                <w:color w:val="333333"/>
                <w:sz w:val="20"/>
              </w:rPr>
              <w:t>Legacy Bridge</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26B1440" w14:textId="77777777">
            <w:r>
              <w:rPr>
                <w:color w:val="333333"/>
                <w:sz w:val="20"/>
              </w:rPr>
              <w:t>Exponer vistas DW como tools SQL-wrapped</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0F4CAAC" w14:textId="77777777">
            <w:r>
              <w:rPr>
                <w:color w:val="333333"/>
                <w:sz w:val="20"/>
              </w:rPr>
              <w:t>RAG sobre exports/document store del lake</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A0FDFDC" w14:textId="77777777">
            <w:r>
              <w:rPr>
                <w:color w:val="333333"/>
                <w:sz w:val="20"/>
              </w:rPr>
              <w:t>Gobierno completo + ontología dual</w:t>
            </w:r>
          </w:p>
        </w:tc>
      </w:tr>
    </w:tbl>
    <w:p w:rsidR="00744E14" w:rsidRDefault="00744E14" w14:paraId="52846156" w14:textId="77777777"/>
    <w:p w:rsidRPr="00B60D5F" w:rsidR="00744E14" w:rsidRDefault="00507081" w14:paraId="3B970206" w14:textId="77777777">
      <w:pPr>
        <w:spacing w:before="200" w:after="80"/>
        <w:rPr>
          <w:lang w:val="es-ES"/>
        </w:rPr>
      </w:pPr>
      <w:r w:rsidRPr="00B60D5F">
        <w:rPr>
          <w:b/>
          <w:color w:val="009BD9"/>
          <w:sz w:val="24"/>
          <w:lang w:val="es-ES"/>
        </w:rPr>
        <w:t>Modo Legacy Bridge (transición desde DW / lake existente)</w:t>
      </w:r>
    </w:p>
    <w:p w:rsidR="00744E14" w:rsidRDefault="00507081" w14:paraId="2B357B98" w14:textId="77777777">
      <w:pPr>
        <w:spacing w:after="120" w:line="280" w:lineRule="exact"/>
      </w:pPr>
      <w:r w:rsidRPr="00B60D5F">
        <w:rPr>
          <w:color w:val="333333"/>
          <w:lang w:val="es-ES"/>
        </w:rPr>
        <w:t xml:space="preserve">Muchos equipos no empiezan de cero: ya tienen data warehouse, pipelines batch y analistas que viven en SQL. </w:t>
      </w:r>
      <w:r>
        <w:rPr>
          <w:color w:val="333333"/>
        </w:rPr>
        <w:t>Este modo evita reescribir todo antes del primer agente.</w:t>
      </w:r>
    </w:p>
    <w:tbl>
      <w:tblPr>
        <w:tblStyle w:val="TableGrid"/>
        <w:tblW w:w="0" w:type="auto"/>
        <w:tblLook w:val="04A0" w:firstRow="1" w:lastRow="0" w:firstColumn="1" w:lastColumn="0" w:noHBand="0" w:noVBand="1"/>
      </w:tblPr>
      <w:tblGrid>
        <w:gridCol w:w="4389"/>
        <w:gridCol w:w="4389"/>
      </w:tblGrid>
      <w:tr w:rsidR="00744E14" w14:paraId="08EE19F6"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3DD340C6" w14:textId="77777777">
            <w:pPr>
              <w:jc w:val="center"/>
            </w:pPr>
            <w:r>
              <w:rPr>
                <w:b/>
                <w:color w:val="FFFFFF"/>
                <w:sz w:val="20"/>
              </w:rPr>
              <w:t>Si tienes…</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6C68BB80" w14:textId="77777777">
            <w:pPr>
              <w:jc w:val="center"/>
            </w:pPr>
            <w:r>
              <w:rPr>
                <w:b/>
                <w:color w:val="FFFFFF"/>
                <w:sz w:val="20"/>
              </w:rPr>
              <w:t>Entonces haz…</w:t>
            </w:r>
          </w:p>
        </w:tc>
      </w:tr>
      <w:tr w:rsidRPr="00C16AD2" w:rsidR="00744E14" w14:paraId="3EC32FDE"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31669A9B" w14:textId="77777777">
            <w:pPr>
              <w:rPr>
                <w:lang w:val="es-ES"/>
              </w:rPr>
            </w:pPr>
            <w:r w:rsidRPr="00B60D5F">
              <w:rPr>
                <w:color w:val="333333"/>
                <w:sz w:val="20"/>
                <w:lang w:val="es-ES"/>
              </w:rPr>
              <w:t>Tablas en Snowflake / BigQuery / SQL Server ya curadas</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4845F48A" w14:textId="77777777">
            <w:pPr>
              <w:rPr>
                <w:lang w:val="es-ES"/>
              </w:rPr>
            </w:pPr>
            <w:r w:rsidRPr="00B60D5F">
              <w:rPr>
                <w:color w:val="333333"/>
                <w:sz w:val="20"/>
                <w:lang w:val="es-ES"/>
              </w:rPr>
              <w:t xml:space="preserve">Expón </w:t>
            </w:r>
            <w:r w:rsidRPr="00B60D5F">
              <w:rPr>
                <w:b/>
                <w:color w:val="333333"/>
                <w:sz w:val="20"/>
                <w:lang w:val="es-ES"/>
              </w:rPr>
              <w:t>vistas o APIs</w:t>
            </w:r>
            <w:r w:rsidRPr="00B60D5F">
              <w:rPr>
                <w:color w:val="333333"/>
                <w:sz w:val="20"/>
                <w:lang w:val="es-ES"/>
              </w:rPr>
              <w:t xml:space="preserve"> como tools (no des el SQL al LLM). Wrapper con agregación y AuthZ.</w:t>
            </w:r>
          </w:p>
        </w:tc>
      </w:tr>
      <w:tr w:rsidRPr="00C16AD2" w:rsidR="00744E14" w14:paraId="2012EA02"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61103A67" w14:textId="77777777">
            <w:pPr>
              <w:rPr>
                <w:lang w:val="es-ES"/>
              </w:rPr>
            </w:pPr>
            <w:r w:rsidRPr="00B60D5F">
              <w:rPr>
                <w:color w:val="333333"/>
                <w:sz w:val="20"/>
                <w:lang w:val="es-ES"/>
              </w:rPr>
              <w:t>Documentos en el lake pero sin índice vectorial</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69D6AB1" w14:textId="77777777">
            <w:pPr>
              <w:rPr>
                <w:lang w:val="es-ES"/>
              </w:rPr>
            </w:pPr>
            <w:r w:rsidRPr="00B60D5F">
              <w:rPr>
                <w:color w:val="333333"/>
                <w:sz w:val="20"/>
                <w:lang w:val="es-ES"/>
              </w:rPr>
              <w:t>Exporta texto a bucket + pipeline RAG ligero; o usa conectores nativos del vendor (Snowflake Cortex, etc.) si encajan en presupuesto y soberanía.</w:t>
            </w:r>
          </w:p>
        </w:tc>
      </w:tr>
      <w:tr w:rsidR="00744E14" w14:paraId="2530AB98"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0A8232D" w14:textId="77777777">
            <w:pPr>
              <w:rPr>
                <w:lang w:val="es-ES"/>
              </w:rPr>
            </w:pPr>
            <w:r w:rsidRPr="00B60D5F">
              <w:rPr>
                <w:color w:val="333333"/>
                <w:sz w:val="20"/>
                <w:lang w:val="es-ES"/>
              </w:rPr>
              <w:t>Core que no puedes re-indexar, pero necesitas un agente en semanas</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D5A1DA9" w14:textId="77777777">
            <w:r w:rsidRPr="00B60D5F">
              <w:rPr>
                <w:color w:val="333333"/>
                <w:sz w:val="20"/>
                <w:lang w:val="es-ES"/>
              </w:rPr>
              <w:t xml:space="preserve">Prioriza </w:t>
            </w:r>
            <w:r w:rsidRPr="00B60D5F">
              <w:rPr>
                <w:b/>
                <w:color w:val="333333"/>
                <w:sz w:val="20"/>
                <w:lang w:val="es-ES"/>
              </w:rPr>
              <w:t>tools</w:t>
            </w:r>
            <w:r w:rsidRPr="00B60D5F">
              <w:rPr>
                <w:color w:val="333333"/>
                <w:sz w:val="20"/>
                <w:lang w:val="es-ES"/>
              </w:rPr>
              <w:t xml:space="preserve"> sobre lo transaccional; RAG solo sobre corpus documental nuevo (normativa, manuales). </w:t>
            </w:r>
            <w:r>
              <w:rPr>
                <w:color w:val="333333"/>
                <w:sz w:val="20"/>
              </w:rPr>
              <w:t>No vectorices el DW entero.</w:t>
            </w:r>
          </w:p>
        </w:tc>
      </w:tr>
      <w:tr w:rsidRPr="00C16AD2" w:rsidR="00744E14" w14:paraId="4D9F2DFB"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5733BFD5" w14:textId="77777777">
            <w:pPr>
              <w:rPr>
                <w:lang w:val="es-ES"/>
              </w:rPr>
            </w:pPr>
            <w:r w:rsidRPr="00B60D5F">
              <w:rPr>
                <w:color w:val="333333"/>
                <w:sz w:val="20"/>
                <w:lang w:val="es-ES"/>
              </w:rPr>
              <w:t>Equipo acostumbrado a SQL, resistente a chunks</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77533182" w14:textId="77777777">
            <w:pPr>
              <w:rPr>
                <w:lang w:val="es-ES"/>
              </w:rPr>
            </w:pPr>
            <w:r w:rsidRPr="00B60D5F">
              <w:rPr>
                <w:color w:val="333333"/>
                <w:sz w:val="20"/>
                <w:lang w:val="es-ES"/>
              </w:rPr>
              <w:t xml:space="preserve">Mantén SQL para reporting; el agente consume </w:t>
            </w:r>
            <w:r w:rsidRPr="00B60D5F">
              <w:rPr>
                <w:b/>
                <w:color w:val="333333"/>
                <w:sz w:val="20"/>
                <w:lang w:val="es-ES"/>
              </w:rPr>
              <w:t>tools</w:t>
            </w:r>
            <w:r w:rsidRPr="00B60D5F">
              <w:rPr>
                <w:color w:val="333333"/>
                <w:sz w:val="20"/>
                <w:lang w:val="es-ES"/>
              </w:rPr>
              <w:t xml:space="preserve"> que encapsulan las mismas queries aprobadas.</w:t>
            </w:r>
          </w:p>
        </w:tc>
      </w:tr>
    </w:tbl>
    <w:p w:rsidRPr="00B60D5F" w:rsidR="00744E14" w:rsidRDefault="00744E14" w14:paraId="6EB3C36F" w14:textId="77777777">
      <w:pPr>
        <w:rPr>
          <w:lang w:val="es-ES"/>
        </w:rPr>
      </w:pPr>
    </w:p>
    <w:p w:rsidRPr="00B60D5F" w:rsidR="00744E14" w:rsidRDefault="00507081" w14:paraId="015D5D95" w14:textId="77777777">
      <w:pPr>
        <w:spacing w:after="120" w:line="280" w:lineRule="exact"/>
        <w:rPr>
          <w:lang w:val="es-ES"/>
        </w:rPr>
      </w:pPr>
      <w:r w:rsidRPr="00B60D5F">
        <w:rPr>
          <w:b/>
          <w:color w:val="333333"/>
          <w:lang w:val="es-ES"/>
        </w:rPr>
        <w:t>Atajo realista:</w:t>
      </w:r>
      <w:r w:rsidRPr="00B60D5F">
        <w:rPr>
          <w:color w:val="333333"/>
          <w:lang w:val="es-ES"/>
        </w:rPr>
        <w:t xml:space="preserve"> primer agente = 2–3 tools sobre vistas existentes + 1 índice RAG sobre un corpus pequeño y no personal. Governance mínimo (allowlist + owner). Evoluciona a Crecimiento cuando el corpus crece.</w:t>
      </w:r>
    </w:p>
    <w:p w:rsidRPr="00B60D5F" w:rsidR="00744E14" w:rsidRDefault="00507081" w14:paraId="75DBD21A" w14:textId="77777777">
      <w:pPr>
        <w:spacing w:before="200" w:after="80"/>
        <w:rPr>
          <w:lang w:val="es-ES"/>
        </w:rPr>
      </w:pPr>
      <w:r w:rsidRPr="00B60D5F">
        <w:rPr>
          <w:b/>
          <w:color w:val="009BD9"/>
          <w:sz w:val="24"/>
          <w:lang w:val="es-ES"/>
        </w:rPr>
        <w:t>Ejemplos de empresa por modo</w:t>
      </w:r>
    </w:p>
    <w:p w:rsidRPr="00B60D5F" w:rsidR="00744E14" w:rsidRDefault="00507081" w14:paraId="0D181966" w14:textId="77777777">
      <w:pPr>
        <w:spacing w:before="200" w:after="80"/>
        <w:rPr>
          <w:lang w:val="es-ES"/>
        </w:rPr>
      </w:pPr>
      <w:r>
        <w:rPr>
          <w:b/>
          <w:color w:val="009BD9"/>
          <w:sz w:val="24"/>
        </w:rPr>
        <w:t>🏢</w:t>
      </w:r>
      <w:r w:rsidRPr="00B60D5F">
        <w:rPr>
          <w:b/>
          <w:color w:val="009BD9"/>
          <w:sz w:val="24"/>
          <w:lang w:val="es-ES"/>
        </w:rPr>
        <w:t xml:space="preserve"> NeoBank (Fintech 12 personas — Modo Startup)</w:t>
      </w:r>
    </w:p>
    <w:p w:rsidRPr="00B60D5F" w:rsidR="00744E14" w:rsidRDefault="00507081" w14:paraId="709316EC" w14:textId="77777777">
      <w:pPr>
        <w:spacing w:after="120" w:line="280" w:lineRule="exact"/>
        <w:rPr>
          <w:lang w:val="es-ES"/>
        </w:rPr>
      </w:pPr>
      <w:r w:rsidRPr="00B60D5F">
        <w:rPr>
          <w:color w:val="333333"/>
          <w:lang w:val="es-ES"/>
        </w:rPr>
        <w:t>NeoBank tiene un agente que responde preguntas sobre su política de tarifas y sobre el estado de la cuenta del usuario.</w:t>
      </w:r>
    </w:p>
    <w:p w:rsidR="00744E14" w:rsidRDefault="00507081" w14:paraId="55E356C4" w14:textId="77777777">
      <w:pPr>
        <w:spacing w:after="120" w:line="280" w:lineRule="exact"/>
      </w:pPr>
      <w:r>
        <w:rPr>
          <w:b/>
          <w:color w:val="333333"/>
        </w:rPr>
        <w:t>Decisiones tomadas:</w:t>
      </w:r>
    </w:p>
    <w:p w:rsidR="00744E14" w:rsidRDefault="00507081" w14:paraId="0D8480F0" w14:textId="77777777">
      <w:pPr>
        <w:pStyle w:val="ListBullet"/>
        <w:spacing w:after="40"/>
        <w:ind w:left="283"/>
      </w:pPr>
      <w:r w:rsidRPr="00B60D5F">
        <w:rPr>
          <w:color w:val="333333"/>
          <w:lang w:val="es-ES"/>
        </w:rPr>
        <w:t xml:space="preserve">Política de tarifas → RAG con un índice vector único. Sin hybrid (el documento tiene solo 8 páginas). </w:t>
      </w:r>
      <w:r>
        <w:rPr>
          <w:color w:val="333333"/>
        </w:rPr>
        <w:t>Sin rerank.</w:t>
      </w:r>
    </w:p>
    <w:p w:rsidRPr="00B60D5F" w:rsidR="00744E14" w:rsidRDefault="00507081" w14:paraId="2F532199" w14:textId="77777777">
      <w:pPr>
        <w:pStyle w:val="ListBullet"/>
        <w:spacing w:after="40"/>
        <w:ind w:left="283"/>
        <w:rPr>
          <w:lang w:val="es-ES"/>
        </w:rPr>
      </w:pPr>
      <w:r w:rsidRPr="00B60D5F">
        <w:rPr>
          <w:color w:val="333333"/>
          <w:lang w:val="es-ES"/>
        </w:rPr>
        <w:t>Estado de cuenta → Tool consultar_saldo(cuenta_id) sobre su API interna. as_of = timestamp de la respuesta.</w:t>
      </w:r>
    </w:p>
    <w:p w:rsidRPr="00B60D5F" w:rsidR="00744E14" w:rsidRDefault="00507081" w14:paraId="233CBD15" w14:textId="77777777">
      <w:pPr>
        <w:pStyle w:val="ListBullet"/>
        <w:spacing w:after="40"/>
        <w:ind w:left="283"/>
        <w:rPr>
          <w:lang w:val="es-ES"/>
        </w:rPr>
      </w:pPr>
      <w:r w:rsidRPr="00B60D5F">
        <w:rPr>
          <w:color w:val="333333"/>
          <w:lang w:val="es-ES"/>
        </w:rPr>
        <w:t>Governance: un spreadsheet con fuente, propietario y fecha de revisión.</w:t>
      </w:r>
    </w:p>
    <w:p w:rsidRPr="00B60D5F" w:rsidR="00744E14" w:rsidRDefault="00507081" w14:paraId="6C2E8194" w14:textId="77777777">
      <w:pPr>
        <w:pStyle w:val="ListBullet"/>
        <w:spacing w:after="40"/>
        <w:ind w:left="283"/>
        <w:rPr>
          <w:lang w:val="es-ES"/>
        </w:rPr>
      </w:pPr>
      <w:r w:rsidRPr="00B60D5F">
        <w:rPr>
          <w:color w:val="333333"/>
          <w:lang w:val="es-ES"/>
        </w:rPr>
        <w:t>Sin golden set formal: dos ingenieros hacen 15 preguntas manuales tras cada re-ingesta.</w:t>
      </w:r>
    </w:p>
    <w:p w:rsidRPr="00B60D5F" w:rsidR="00744E14" w:rsidRDefault="00507081" w14:paraId="4F2DF863" w14:textId="77777777">
      <w:pPr>
        <w:pStyle w:val="ListBullet"/>
        <w:spacing w:after="40"/>
        <w:ind w:left="283"/>
        <w:rPr>
          <w:lang w:val="es-ES"/>
        </w:rPr>
      </w:pPr>
      <w:r w:rsidRPr="00B60D5F">
        <w:rPr>
          <w:color w:val="333333"/>
          <w:lang w:val="es-ES"/>
        </w:rPr>
        <w:t>PII: el índice solo contiene el PDF de tarifas (no personal). Estado de cuenta nunca entra en RAG.</w:t>
      </w:r>
    </w:p>
    <w:p w:rsidRPr="00B60D5F" w:rsidR="00744E14" w:rsidRDefault="00507081" w14:paraId="319EBDEA" w14:textId="77777777">
      <w:pPr>
        <w:spacing w:after="120" w:line="280" w:lineRule="exact"/>
        <w:rPr>
          <w:lang w:val="es-ES"/>
        </w:rPr>
      </w:pPr>
      <w:r w:rsidRPr="00B60D5F">
        <w:rPr>
          <w:b/>
          <w:color w:val="333333"/>
          <w:lang w:val="es-ES"/>
        </w:rPr>
        <w:t>Lo que se saltaron (con consciencia):</w:t>
      </w:r>
    </w:p>
    <w:p w:rsidRPr="00B60D5F" w:rsidR="00744E14" w:rsidRDefault="00507081" w14:paraId="31E88C94" w14:textId="77777777">
      <w:pPr>
        <w:pStyle w:val="ListBullet"/>
        <w:spacing w:after="40"/>
        <w:ind w:left="283"/>
        <w:rPr>
          <w:lang w:val="es-ES"/>
        </w:rPr>
      </w:pPr>
      <w:r w:rsidRPr="00B60D5F">
        <w:rPr>
          <w:color w:val="333333"/>
          <w:lang w:val="es-ES"/>
        </w:rPr>
        <w:t>Hybrid retrieval — aceptable para un documento pequeño sin articulado numerado.</w:t>
      </w:r>
    </w:p>
    <w:p w:rsidRPr="00B60D5F" w:rsidR="00744E14" w:rsidRDefault="00507081" w14:paraId="4165EA0C" w14:textId="77777777">
      <w:pPr>
        <w:pStyle w:val="ListBullet"/>
        <w:spacing w:after="40"/>
        <w:ind w:left="283"/>
        <w:rPr>
          <w:lang w:val="es-ES"/>
        </w:rPr>
      </w:pPr>
      <w:r w:rsidRPr="00B60D5F">
        <w:rPr>
          <w:color w:val="333333"/>
          <w:lang w:val="es-ES"/>
        </w:rPr>
        <w:t>Golden set automatizado — lo añadirán cuando el corpus supere 10 documentos.</w:t>
      </w:r>
    </w:p>
    <w:p w:rsidRPr="00B60D5F" w:rsidR="00744E14" w:rsidRDefault="00507081" w14:paraId="7DD0B7DB" w14:textId="77777777">
      <w:pPr>
        <w:spacing w:before="200" w:after="80"/>
        <w:rPr>
          <w:lang w:val="es-ES"/>
        </w:rPr>
      </w:pPr>
      <w:r>
        <w:rPr>
          <w:b/>
          <w:color w:val="009BD9"/>
          <w:sz w:val="24"/>
        </w:rPr>
        <w:t>🏦</w:t>
      </w:r>
      <w:r w:rsidRPr="00B60D5F">
        <w:rPr>
          <w:b/>
          <w:color w:val="009BD9"/>
          <w:sz w:val="24"/>
          <w:lang w:val="es-ES"/>
        </w:rPr>
        <w:t xml:space="preserve"> BancoMedio (Banco regional 200 personas — Modo Crecimiento)</w:t>
      </w:r>
    </w:p>
    <w:p w:rsidRPr="00B60D5F" w:rsidR="00744E14" w:rsidRDefault="00507081" w14:paraId="4B2A432B" w14:textId="77777777">
      <w:pPr>
        <w:spacing w:after="120" w:line="280" w:lineRule="exact"/>
        <w:rPr>
          <w:lang w:val="es-ES"/>
        </w:rPr>
      </w:pPr>
      <w:r w:rsidRPr="00B60D5F">
        <w:rPr>
          <w:color w:val="333333"/>
          <w:lang w:val="es-ES"/>
        </w:rPr>
        <w:t>BancoMedio despliega un copiloto para gestores con acceso a normativa hipotecaria, posición del cliente y procedimientos internos.</w:t>
      </w:r>
    </w:p>
    <w:p w:rsidR="00744E14" w:rsidRDefault="00507081" w14:paraId="2F5FB724" w14:textId="77777777">
      <w:pPr>
        <w:spacing w:after="120" w:line="280" w:lineRule="exact"/>
      </w:pPr>
      <w:r>
        <w:rPr>
          <w:b/>
          <w:color w:val="333333"/>
        </w:rPr>
        <w:t>Decisiones tomadas:</w:t>
      </w:r>
    </w:p>
    <w:p w:rsidRPr="00B60D5F" w:rsidR="00744E14" w:rsidRDefault="00507081" w14:paraId="0601B6D9" w14:textId="77777777">
      <w:pPr>
        <w:pStyle w:val="ListBullet"/>
        <w:spacing w:after="40"/>
        <w:ind w:left="283"/>
        <w:rPr>
          <w:lang w:val="es-ES"/>
        </w:rPr>
      </w:pPr>
      <w:r w:rsidRPr="00B60D5F">
        <w:rPr>
          <w:color w:val="333333"/>
          <w:lang w:val="es-ES"/>
        </w:rPr>
        <w:t>Normativa hipotecaria (circulares, BOE) → Hybrid retrieval. Chunking jerárquico por artículo. Rerank básico (cross-encoder open-source).</w:t>
      </w:r>
    </w:p>
    <w:p w:rsidRPr="00B60D5F" w:rsidR="00744E14" w:rsidRDefault="00507081" w14:paraId="0AD06359" w14:textId="77777777">
      <w:pPr>
        <w:pStyle w:val="ListBullet"/>
        <w:spacing w:after="40"/>
        <w:ind w:left="283"/>
        <w:rPr>
          <w:lang w:val="es-ES"/>
        </w:rPr>
      </w:pPr>
      <w:r w:rsidRPr="00B60D5F">
        <w:rPr>
          <w:color w:val="333333"/>
          <w:lang w:val="es-ES"/>
        </w:rPr>
        <w:t>Posición cliente → Tool sobre API core con scope por gestor (RBAC).</w:t>
      </w:r>
    </w:p>
    <w:p w:rsidRPr="00B60D5F" w:rsidR="00744E14" w:rsidRDefault="00507081" w14:paraId="77800FDE" w14:textId="77777777">
      <w:pPr>
        <w:pStyle w:val="ListBullet"/>
        <w:spacing w:after="40"/>
        <w:ind w:left="283"/>
        <w:rPr>
          <w:lang w:val="es-ES"/>
        </w:rPr>
      </w:pPr>
      <w:r w:rsidRPr="00B60D5F">
        <w:rPr>
          <w:color w:val="333333"/>
          <w:lang w:val="es-ES"/>
        </w:rPr>
        <w:t>Procedimientos internos → RAG vector particionado por área.</w:t>
      </w:r>
    </w:p>
    <w:p w:rsidRPr="00B60D5F" w:rsidR="00744E14" w:rsidRDefault="00507081" w14:paraId="06ED9CE1" w14:textId="77777777">
      <w:pPr>
        <w:pStyle w:val="ListBullet"/>
        <w:spacing w:after="40"/>
        <w:ind w:left="283"/>
        <w:rPr>
          <w:lang w:val="es-ES"/>
        </w:rPr>
      </w:pPr>
      <w:r w:rsidRPr="00B60D5F">
        <w:rPr>
          <w:color w:val="333333"/>
          <w:lang w:val="es-ES"/>
        </w:rPr>
        <w:t>Governance: Data Steward en equipo de datos (50 % del tiempo). Política de re-ingesta cuando llega nueva circular.</w:t>
      </w:r>
    </w:p>
    <w:p w:rsidRPr="00B60D5F" w:rsidR="00744E14" w:rsidRDefault="00507081" w14:paraId="64A8267F" w14:textId="77777777">
      <w:pPr>
        <w:pStyle w:val="ListBullet"/>
        <w:spacing w:after="40"/>
        <w:ind w:left="283"/>
        <w:rPr>
          <w:lang w:val="es-ES"/>
        </w:rPr>
      </w:pPr>
      <w:r w:rsidRPr="00B60D5F">
        <w:rPr>
          <w:color w:val="333333"/>
          <w:lang w:val="es-ES"/>
        </w:rPr>
        <w:t>OCR automatizado con umbral 0,85; páginas por debajo → cola HITL, no bloqueo inmediato.</w:t>
      </w:r>
    </w:p>
    <w:p w:rsidRPr="00B60D5F" w:rsidR="00744E14" w:rsidRDefault="00507081" w14:paraId="21D9D046" w14:textId="77777777">
      <w:pPr>
        <w:pStyle w:val="ListBullet"/>
        <w:spacing w:after="40"/>
        <w:ind w:left="283"/>
        <w:rPr>
          <w:lang w:val="es-ES"/>
        </w:rPr>
      </w:pPr>
      <w:r w:rsidRPr="00B60D5F">
        <w:rPr>
          <w:color w:val="333333"/>
          <w:lang w:val="es-ES"/>
        </w:rPr>
        <w:t>Golden set de 30 preguntas por corpus; se ejecuta en cada re-indexación (CI manual).</w:t>
      </w:r>
    </w:p>
    <w:p w:rsidRPr="00B60D5F" w:rsidR="00744E14" w:rsidRDefault="00507081" w14:paraId="3C17C3C1" w14:textId="77777777">
      <w:pPr>
        <w:spacing w:before="200" w:after="80"/>
        <w:rPr>
          <w:lang w:val="es-ES"/>
        </w:rPr>
      </w:pPr>
      <w:r>
        <w:rPr>
          <w:b/>
          <w:color w:val="009BD9"/>
          <w:sz w:val="24"/>
        </w:rPr>
        <w:t>🏛️</w:t>
      </w:r>
      <w:r w:rsidRPr="00B60D5F">
        <w:rPr>
          <w:b/>
          <w:color w:val="009BD9"/>
          <w:sz w:val="24"/>
          <w:lang w:val="es-ES"/>
        </w:rPr>
        <w:t xml:space="preserve"> GrupoAsegurador (Aseguradora 3.000 personas — Modo Enterprise)</w:t>
      </w:r>
    </w:p>
    <w:p w:rsidRPr="00B60D5F" w:rsidR="00744E14" w:rsidRDefault="00507081" w14:paraId="76BD9109" w14:textId="77777777">
      <w:pPr>
        <w:spacing w:after="120" w:line="280" w:lineRule="exact"/>
        <w:rPr>
          <w:lang w:val="es-ES"/>
        </w:rPr>
      </w:pPr>
      <w:r w:rsidRPr="00B60D5F">
        <w:rPr>
          <w:color w:val="333333"/>
          <w:lang w:val="es-ES"/>
        </w:rPr>
        <w:t>GrupoAsegurador gestiona expedientes de siniestros, normativa regulatoria (ICEA, DGS) y comunicaciones con clientes.</w:t>
      </w:r>
    </w:p>
    <w:p w:rsidR="00744E14" w:rsidRDefault="00507081" w14:paraId="617202E0" w14:textId="77777777">
      <w:pPr>
        <w:spacing w:after="120" w:line="280" w:lineRule="exact"/>
      </w:pPr>
      <w:r>
        <w:rPr>
          <w:b/>
          <w:color w:val="333333"/>
        </w:rPr>
        <w:t>Decisiones tomadas:</w:t>
      </w:r>
    </w:p>
    <w:p w:rsidR="00744E14" w:rsidRDefault="00507081" w14:paraId="6DE527E9" w14:textId="77777777">
      <w:pPr>
        <w:pStyle w:val="ListBullet"/>
        <w:spacing w:after="40"/>
        <w:ind w:left="283"/>
      </w:pPr>
      <w:r w:rsidRPr="00B60D5F">
        <w:rPr>
          <w:color w:val="333333"/>
          <w:lang w:val="es-ES"/>
        </w:rPr>
        <w:t xml:space="preserve">Expedientes con PII → índice por expediente con AuthZ de perito/gestor. </w:t>
      </w:r>
      <w:r>
        <w:rPr>
          <w:color w:val="333333"/>
        </w:rPr>
        <w:t>Anonimización de DNI antes de ingesta de corpus agregado.</w:t>
      </w:r>
    </w:p>
    <w:p w:rsidRPr="00B60D5F" w:rsidR="00744E14" w:rsidRDefault="00507081" w14:paraId="0B38FC00" w14:textId="77777777">
      <w:pPr>
        <w:pStyle w:val="ListBullet"/>
        <w:spacing w:after="40"/>
        <w:ind w:left="283"/>
        <w:rPr>
          <w:lang w:val="es-ES"/>
        </w:rPr>
      </w:pPr>
      <w:r w:rsidRPr="00B60D5F">
        <w:rPr>
          <w:color w:val="333333"/>
          <w:lang w:val="es-ES"/>
        </w:rPr>
        <w:t>Normativa regulatoria → Hybrid retrieval, chunking jerárquico, golden set de 200 preguntas por corpus, evaluación semanal automatizada.</w:t>
      </w:r>
    </w:p>
    <w:p w:rsidR="00744E14" w:rsidRDefault="00507081" w14:paraId="24284446" w14:textId="77777777">
      <w:pPr>
        <w:pStyle w:val="ListBullet"/>
        <w:spacing w:after="40"/>
        <w:ind w:left="283"/>
      </w:pPr>
      <w:r w:rsidRPr="00B60D5F">
        <w:rPr>
          <w:color w:val="333333"/>
          <w:lang w:val="es-ES"/>
        </w:rPr>
        <w:t xml:space="preserve">Feature store: propensión a fraude calculada en batch diario, versión v_fecha. </w:t>
      </w:r>
      <w:r>
        <w:rPr>
          <w:color w:val="333333"/>
        </w:rPr>
        <w:t>El agente lee la feature, no recalcula.</w:t>
      </w:r>
    </w:p>
    <w:p w:rsidRPr="00B60D5F" w:rsidR="00744E14" w:rsidRDefault="00507081" w14:paraId="37CFF4B7" w14:textId="77777777">
      <w:pPr>
        <w:pStyle w:val="ListBullet"/>
        <w:spacing w:after="40"/>
        <w:ind w:left="283"/>
        <w:rPr>
          <w:lang w:val="es-ES"/>
        </w:rPr>
      </w:pPr>
      <w:r w:rsidRPr="00B60D5F">
        <w:rPr>
          <w:color w:val="333333"/>
          <w:lang w:val="es-ES"/>
        </w:rPr>
        <w:t>Knowledge Graph de relaciones producto-norma. Consultas multi-hop para "qué normas aplican a este tipo de siniestro".</w:t>
      </w:r>
    </w:p>
    <w:p w:rsidRPr="00B60D5F" w:rsidR="00744E14" w:rsidRDefault="00507081" w14:paraId="3FEBEEAA" w14:textId="77777777">
      <w:pPr>
        <w:pStyle w:val="ListBullet"/>
        <w:spacing w:after="40"/>
        <w:ind w:left="283"/>
        <w:rPr>
          <w:lang w:val="es-ES"/>
        </w:rPr>
      </w:pPr>
      <w:r w:rsidRPr="00B60D5F">
        <w:rPr>
          <w:color w:val="333333"/>
          <w:lang w:val="es-ES"/>
        </w:rPr>
        <w:t>CI/CD de datos: merge a main del corpus dispara ingesta, embedding, tests golden set, publicación vN+1. El agente en prod sigue con vN hasta que QA aprueba.</w:t>
      </w:r>
    </w:p>
    <w:p w:rsidRPr="00B60D5F" w:rsidR="00744E14" w:rsidRDefault="00507081" w14:paraId="592FD5F5" w14:textId="77777777">
      <w:pPr>
        <w:pStyle w:val="ListBullet"/>
        <w:spacing w:after="40"/>
        <w:ind w:left="283"/>
        <w:rPr>
          <w:lang w:val="es-ES"/>
        </w:rPr>
      </w:pPr>
      <w:r w:rsidRPr="00B60D5F">
        <w:rPr>
          <w:color w:val="333333"/>
          <w:lang w:val="es-ES"/>
        </w:rPr>
        <w:t>Compliance: registro de tratamiento por agente, revisión legal de fuentes externas antes de allowlist.</w:t>
      </w:r>
    </w:p>
    <w:p w:rsidRPr="00B60D5F" w:rsidR="00744E14" w:rsidRDefault="00507081" w14:paraId="1B300EEB" w14:textId="77777777">
      <w:pPr>
        <w:spacing w:before="280" w:after="120"/>
        <w:rPr>
          <w:lang w:val="es-ES"/>
        </w:rPr>
      </w:pPr>
      <w:r w:rsidRPr="00B60D5F">
        <w:rPr>
          <w:b/>
          <w:color w:val="004B8D"/>
          <w:sz w:val="28"/>
          <w:lang w:val="es-ES"/>
        </w:rPr>
        <w:t>3. Tipologías y mecanismo de acceso</w:t>
      </w:r>
    </w:p>
    <w:p w:rsidRPr="00B60D5F" w:rsidR="00744E14" w:rsidRDefault="00507081" w14:paraId="1DB90AF7" w14:textId="77777777">
      <w:pPr>
        <w:spacing w:before="200" w:after="80"/>
        <w:rPr>
          <w:lang w:val="es-ES"/>
        </w:rPr>
      </w:pPr>
      <w:r w:rsidRPr="00B60D5F">
        <w:rPr>
          <w:b/>
          <w:color w:val="009BD9"/>
          <w:sz w:val="24"/>
          <w:lang w:val="es-ES"/>
        </w:rPr>
        <w:t>Tabla de decisión</w:t>
      </w:r>
    </w:p>
    <w:tbl>
      <w:tblPr>
        <w:tblStyle w:val="TableGrid"/>
        <w:tblW w:w="0" w:type="auto"/>
        <w:tblLook w:val="04A0" w:firstRow="1" w:lastRow="0" w:firstColumn="1" w:lastColumn="0" w:noHBand="0" w:noVBand="1"/>
      </w:tblPr>
      <w:tblGrid>
        <w:gridCol w:w="2926"/>
        <w:gridCol w:w="2926"/>
        <w:gridCol w:w="2926"/>
      </w:tblGrid>
      <w:tr w:rsidRPr="00C16AD2" w:rsidR="00744E14" w14:paraId="3226E1AC" w14:textId="77777777">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5EE6650B" w14:textId="77777777">
            <w:pPr>
              <w:jc w:val="center"/>
            </w:pPr>
            <w:r>
              <w:rPr>
                <w:b/>
                <w:color w:val="FFFFFF"/>
                <w:sz w:val="20"/>
              </w:rPr>
              <w:t>Tipo de dato</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7BF437E" w14:textId="77777777">
            <w:pPr>
              <w:jc w:val="center"/>
            </w:pPr>
            <w:r>
              <w:rPr>
                <w:b/>
                <w:color w:val="FFFFFF"/>
                <w:sz w:val="20"/>
              </w:rPr>
              <w:t>Mecanismo</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Pr="00B60D5F" w:rsidR="00744E14" w:rsidRDefault="00507081" w14:paraId="0F8D1337" w14:textId="77777777">
            <w:pPr>
              <w:jc w:val="center"/>
              <w:rPr>
                <w:lang w:val="es-ES"/>
              </w:rPr>
            </w:pPr>
            <w:r w:rsidRPr="00B60D5F">
              <w:rPr>
                <w:b/>
                <w:color w:val="FFFFFF"/>
                <w:sz w:val="20"/>
                <w:lang w:val="es-ES"/>
              </w:rPr>
              <w:t>Cuándo NO usar este mecanismo</w:t>
            </w:r>
          </w:p>
        </w:tc>
      </w:tr>
      <w:tr w:rsidRPr="00C16AD2" w:rsidR="00744E14" w14:paraId="2389939B"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8AC6245" w14:textId="77777777">
            <w:r>
              <w:rPr>
                <w:color w:val="333333"/>
                <w:sz w:val="20"/>
              </w:rPr>
              <w:t>Número exacto / transacción</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842C24A" w14:textId="77777777">
            <w:r>
              <w:rPr>
                <w:b/>
                <w:color w:val="333333"/>
                <w:sz w:val="20"/>
              </w:rPr>
              <w:t>Tool/API</w:t>
            </w:r>
            <w:r>
              <w:rPr>
                <w:color w:val="333333"/>
                <w:sz w:val="20"/>
              </w:rPr>
              <w:t xml:space="preserve"> con as_of</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242466D4" w14:textId="77777777">
            <w:pPr>
              <w:rPr>
                <w:lang w:val="es-ES"/>
              </w:rPr>
            </w:pPr>
            <w:r w:rsidRPr="00B60D5F">
              <w:rPr>
                <w:color w:val="333333"/>
                <w:sz w:val="20"/>
                <w:lang w:val="es-ES"/>
              </w:rPr>
              <w:t>Nunca vectorizar saldos ni movimientos</w:t>
            </w:r>
          </w:p>
        </w:tc>
      </w:tr>
      <w:tr w:rsidRPr="00C16AD2" w:rsidR="00744E14" w14:paraId="5F6B0736"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FF06AD0" w14:textId="77777777">
            <w:r>
              <w:rPr>
                <w:color w:val="333333"/>
                <w:sz w:val="20"/>
              </w:rPr>
              <w:t>Texto normativo / documental</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53E8EAB" w14:textId="77777777">
            <w:r>
              <w:rPr>
                <w:b/>
                <w:color w:val="333333"/>
                <w:sz w:val="20"/>
              </w:rPr>
              <w:t>RAG</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7BF41F8B" w14:textId="77777777">
            <w:pPr>
              <w:rPr>
                <w:lang w:val="es-ES"/>
              </w:rPr>
            </w:pPr>
            <w:r w:rsidRPr="00B60D5F">
              <w:rPr>
                <w:color w:val="333333"/>
                <w:sz w:val="20"/>
                <w:lang w:val="es-ES"/>
              </w:rPr>
              <w:t>No para datos que cambian cada hora</w:t>
            </w:r>
          </w:p>
        </w:tc>
      </w:tr>
      <w:tr w:rsidRPr="00C16AD2" w:rsidR="00744E14" w14:paraId="063EE7DD"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8009C3A" w14:textId="77777777">
            <w:r>
              <w:rPr>
                <w:color w:val="333333"/>
                <w:sz w:val="20"/>
              </w:rPr>
              <w:t>Relación entre entidades</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A762F58" w14:textId="77777777">
            <w:r>
              <w:rPr>
                <w:b/>
                <w:color w:val="333333"/>
                <w:sz w:val="20"/>
              </w:rPr>
              <w:t>Knowledge Graph</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63030760" w14:textId="77777777">
            <w:pPr>
              <w:rPr>
                <w:lang w:val="es-ES"/>
              </w:rPr>
            </w:pPr>
            <w:r w:rsidRPr="00B60D5F">
              <w:rPr>
                <w:color w:val="333333"/>
                <w:sz w:val="20"/>
                <w:lang w:val="es-ES"/>
              </w:rPr>
              <w:t>Si no tienes grafo, usa Tool o RAG con filtro</w:t>
            </w:r>
          </w:p>
        </w:tc>
      </w:tr>
      <w:tr w:rsidRPr="00C16AD2" w:rsidR="00744E14" w14:paraId="11D8E57A"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3651B1AC" w14:textId="77777777">
            <w:r>
              <w:rPr>
                <w:color w:val="333333"/>
                <w:sz w:val="20"/>
              </w:rPr>
              <w:t>Señal batch (riesgo, scoring)</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719E9A6" w14:textId="77777777">
            <w:r>
              <w:rPr>
                <w:b/>
                <w:color w:val="333333"/>
                <w:sz w:val="20"/>
              </w:rPr>
              <w:t>Feature store</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38258129" w14:textId="77777777">
            <w:pPr>
              <w:rPr>
                <w:lang w:val="es-ES"/>
              </w:rPr>
            </w:pPr>
            <w:r w:rsidRPr="00B60D5F">
              <w:rPr>
                <w:color w:val="333333"/>
                <w:sz w:val="20"/>
                <w:lang w:val="es-ES"/>
              </w:rPr>
              <w:t>No recalcules modelos en cada turno</w:t>
            </w:r>
          </w:p>
        </w:tc>
      </w:tr>
      <w:tr w:rsidRPr="00C16AD2" w:rsidR="00744E14" w14:paraId="45F5B527"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8E83C28" w14:textId="77777777">
            <w:r>
              <w:rPr>
                <w:color w:val="333333"/>
                <w:sz w:val="20"/>
              </w:rPr>
              <w:t>PII sin anonimizar</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058A546" w14:textId="77777777">
            <w:pPr>
              <w:rPr>
                <w:lang w:val="es-ES"/>
              </w:rPr>
            </w:pPr>
            <w:r w:rsidRPr="00B60D5F">
              <w:rPr>
                <w:b/>
                <w:color w:val="333333"/>
                <w:sz w:val="20"/>
                <w:lang w:val="es-ES"/>
              </w:rPr>
              <w:t>Índice por caso</w:t>
            </w:r>
            <w:r w:rsidRPr="00B60D5F">
              <w:rPr>
                <w:color w:val="333333"/>
                <w:sz w:val="20"/>
                <w:lang w:val="es-ES"/>
              </w:rPr>
              <w:t xml:space="preserve"> con AuthZ</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33C920A2" w14:textId="77777777">
            <w:pPr>
              <w:rPr>
                <w:lang w:val="es-ES"/>
              </w:rPr>
            </w:pPr>
            <w:r w:rsidRPr="00B60D5F">
              <w:rPr>
                <w:color w:val="333333"/>
                <w:sz w:val="20"/>
                <w:lang w:val="es-ES"/>
              </w:rPr>
              <w:t>Nunca en corpus global compartido</w:t>
            </w:r>
          </w:p>
        </w:tc>
      </w:tr>
      <w:tr w:rsidR="00744E14" w14:paraId="285F2740"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E336BE3" w14:textId="77777777">
            <w:r>
              <w:rPr>
                <w:color w:val="333333"/>
                <w:sz w:val="20"/>
              </w:rPr>
              <w:t>Dato semiestructurado (JSON, log)</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5BED1B0" w14:textId="77777777">
            <w:r>
              <w:rPr>
                <w:b/>
                <w:color w:val="333333"/>
                <w:sz w:val="20"/>
              </w:rPr>
              <w:t>Tool</w:t>
            </w:r>
            <w:r>
              <w:rPr>
                <w:color w:val="333333"/>
                <w:sz w:val="20"/>
              </w:rPr>
              <w:t xml:space="preserve"> con JSON Schema</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547F07E8" w14:textId="77777777">
            <w:r>
              <w:rPr>
                <w:color w:val="333333"/>
                <w:sz w:val="20"/>
              </w:rPr>
              <w:t>No embedes logs crudos</w:t>
            </w:r>
          </w:p>
        </w:tc>
      </w:tr>
      <w:tr w:rsidRPr="00C16AD2" w:rsidR="00744E14" w14:paraId="553B51C8"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5717F2A" w14:textId="77777777">
            <w:r>
              <w:rPr>
                <w:color w:val="333333"/>
                <w:sz w:val="20"/>
              </w:rPr>
              <w:t>Imagen/audio</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E2861F2" w14:textId="77777777">
            <w:r>
              <w:rPr>
                <w:color w:val="333333"/>
                <w:sz w:val="20"/>
              </w:rPr>
              <w:t>Ver §5.3</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E426C22" w14:textId="77777777">
            <w:pPr>
              <w:rPr>
                <w:lang w:val="es-ES"/>
              </w:rPr>
            </w:pPr>
            <w:r w:rsidRPr="00B60D5F">
              <w:rPr>
                <w:color w:val="333333"/>
                <w:sz w:val="20"/>
                <w:lang w:val="es-ES"/>
              </w:rPr>
              <w:t>Nunca embedes DNI, firma o biometría</w:t>
            </w:r>
          </w:p>
        </w:tc>
      </w:tr>
    </w:tbl>
    <w:p w:rsidRPr="00B60D5F" w:rsidR="00744E14" w:rsidRDefault="00744E14" w14:paraId="5FBD4231" w14:textId="77777777">
      <w:pPr>
        <w:rPr>
          <w:lang w:val="es-ES"/>
        </w:rPr>
      </w:pPr>
    </w:p>
    <w:p w:rsidRPr="00B60D5F" w:rsidR="00744E14" w:rsidRDefault="00507081" w14:paraId="7AA13826" w14:textId="77777777">
      <w:pPr>
        <w:spacing w:before="200" w:after="80"/>
        <w:rPr>
          <w:lang w:val="es-ES"/>
        </w:rPr>
      </w:pPr>
      <w:r w:rsidRPr="00B60D5F">
        <w:rPr>
          <w:b/>
          <w:color w:val="009BD9"/>
          <w:sz w:val="24"/>
          <w:lang w:val="es-ES"/>
        </w:rPr>
        <w:t>Casos mixtos (los más frecuentes)</w:t>
      </w:r>
    </w:p>
    <w:p w:rsidR="00744E14" w:rsidRDefault="00507081" w14:paraId="15F40EA8" w14:textId="77777777">
      <w:pPr>
        <w:spacing w:after="120" w:line="280" w:lineRule="exact"/>
      </w:pPr>
      <w:r w:rsidRPr="00B60D5F">
        <w:rPr>
          <w:color w:val="333333"/>
          <w:lang w:val="es-ES"/>
        </w:rPr>
        <w:t xml:space="preserve">Un agente raramente usa solo un mecanismo. </w:t>
      </w:r>
      <w:r>
        <w:rPr>
          <w:color w:val="333333"/>
        </w:rPr>
        <w:t>En banca:</w:t>
      </w:r>
    </w:p>
    <w:p w:rsidRPr="00B60D5F" w:rsidR="00744E14" w:rsidRDefault="00507081" w14:paraId="4EE2F874" w14:textId="77777777">
      <w:pPr>
        <w:pStyle w:val="ListBullet"/>
        <w:spacing w:after="40"/>
        <w:ind w:left="283"/>
        <w:rPr>
          <w:lang w:val="es-ES"/>
        </w:rPr>
      </w:pPr>
      <w:r w:rsidRPr="00B60D5F">
        <w:rPr>
          <w:b/>
          <w:color w:val="333333"/>
          <w:lang w:val="es-ES"/>
        </w:rPr>
        <w:t>Copiloto hipotecas:</w:t>
      </w:r>
      <w:r w:rsidRPr="00B60D5F">
        <w:rPr>
          <w:color w:val="333333"/>
          <w:lang w:val="es-ES"/>
        </w:rPr>
        <w:t xml:space="preserve"> posición del cliente (Tool) + normativa (RAG hybrid) + procedimiento interno (RAG vector).</w:t>
      </w:r>
    </w:p>
    <w:p w:rsidRPr="00B60D5F" w:rsidR="00744E14" w:rsidRDefault="00507081" w14:paraId="74626788" w14:textId="77777777">
      <w:pPr>
        <w:pStyle w:val="ListBullet"/>
        <w:spacing w:after="40"/>
        <w:ind w:left="283"/>
        <w:rPr>
          <w:lang w:val="es-ES"/>
        </w:rPr>
      </w:pPr>
      <w:r w:rsidRPr="00B60D5F">
        <w:rPr>
          <w:b/>
          <w:color w:val="333333"/>
          <w:lang w:val="es-ES"/>
        </w:rPr>
        <w:t>Asistente AML:</w:t>
      </w:r>
      <w:r w:rsidRPr="00B60D5F">
        <w:rPr>
          <w:color w:val="333333"/>
          <w:lang w:val="es-ES"/>
        </w:rPr>
        <w:t xml:space="preserve"> red de relaciones (KG) + features de riesgo (Feature store) + normativa SEPBLAC (RAG).</w:t>
      </w:r>
    </w:p>
    <w:p w:rsidRPr="00B60D5F" w:rsidR="00744E14" w:rsidRDefault="00507081" w14:paraId="7E2AD419" w14:textId="77777777">
      <w:pPr>
        <w:pStyle w:val="ListBullet"/>
        <w:spacing w:after="40"/>
        <w:ind w:left="283"/>
        <w:rPr>
          <w:lang w:val="es-ES"/>
        </w:rPr>
      </w:pPr>
      <w:r w:rsidRPr="00B60D5F">
        <w:rPr>
          <w:b/>
          <w:color w:val="333333"/>
          <w:lang w:val="es-ES"/>
        </w:rPr>
        <w:t>Contact center:</w:t>
      </w:r>
      <w:r w:rsidRPr="00B60D5F">
        <w:rPr>
          <w:color w:val="333333"/>
          <w:lang w:val="es-ES"/>
        </w:rPr>
        <w:t xml:space="preserve"> FAQ producto (RAG) + estado cuenta (Tool) + historial llamadas (RAG por case_id, si PII anonimizado).</w:t>
      </w:r>
    </w:p>
    <w:p w:rsidRPr="00B60D5F" w:rsidR="00744E14" w:rsidRDefault="00507081" w14:paraId="4C17C17C" w14:textId="77777777">
      <w:pPr>
        <w:spacing w:after="120" w:line="280" w:lineRule="exact"/>
        <w:rPr>
          <w:lang w:val="es-ES"/>
        </w:rPr>
      </w:pPr>
      <w:r w:rsidRPr="00B60D5F">
        <w:rPr>
          <w:b/>
          <w:color w:val="333333"/>
          <w:lang w:val="es-ES"/>
        </w:rPr>
        <w:t>Regla de precedencia en respuestas mixtas:</w:t>
      </w:r>
    </w:p>
    <w:p w:rsidRPr="00B60D5F" w:rsidR="00744E14" w:rsidRDefault="00507081" w14:paraId="46669C5F" w14:textId="77777777">
      <w:pPr>
        <w:spacing w:after="120" w:line="280" w:lineRule="exact"/>
        <w:rPr>
          <w:lang w:val="es-ES"/>
        </w:rPr>
      </w:pPr>
      <w:r w:rsidRPr="00B60D5F">
        <w:rPr>
          <w:color w:val="333333"/>
          <w:lang w:val="es-ES"/>
        </w:rPr>
        <w:t>1. Cifra exacta → siempre de Tool/API.</w:t>
      </w:r>
    </w:p>
    <w:p w:rsidRPr="00B60D5F" w:rsidR="00744E14" w:rsidRDefault="00507081" w14:paraId="6989B8AF" w14:textId="77777777">
      <w:pPr>
        <w:spacing w:after="120" w:line="280" w:lineRule="exact"/>
        <w:rPr>
          <w:lang w:val="es-ES"/>
        </w:rPr>
      </w:pPr>
      <w:r w:rsidRPr="00B60D5F">
        <w:rPr>
          <w:color w:val="333333"/>
          <w:lang w:val="es-ES"/>
        </w:rPr>
        <w:t>2. Interpretación del dato → de RAG con cita.</w:t>
      </w:r>
    </w:p>
    <w:p w:rsidRPr="00B60D5F" w:rsidR="00744E14" w:rsidRDefault="00507081" w14:paraId="637EF90C" w14:textId="77777777">
      <w:pPr>
        <w:spacing w:after="120" w:line="280" w:lineRule="exact"/>
        <w:rPr>
          <w:lang w:val="es-ES"/>
        </w:rPr>
      </w:pPr>
      <w:r w:rsidRPr="00B60D5F">
        <w:rPr>
          <w:color w:val="333333"/>
          <w:lang w:val="es-ES"/>
        </w:rPr>
        <w:t>3. Si hay discrepancia entre ambos → explicitar la discrepancia y escalar. No elegir sin evidencia.</w:t>
      </w:r>
    </w:p>
    <w:p w:rsidRPr="00B60D5F" w:rsidR="00744E14" w:rsidRDefault="00507081" w14:paraId="19253BA5" w14:textId="77777777">
      <w:pPr>
        <w:spacing w:before="280" w:after="120"/>
        <w:rPr>
          <w:lang w:val="es-ES"/>
        </w:rPr>
      </w:pPr>
      <w:r w:rsidRPr="00B60D5F">
        <w:rPr>
          <w:b/>
          <w:color w:val="004B8D"/>
          <w:sz w:val="28"/>
          <w:lang w:val="es-ES"/>
        </w:rPr>
        <w:t>4. Pipeline RAG</w:t>
      </w:r>
    </w:p>
    <w:p w:rsidRPr="00B60D5F" w:rsidR="00744E14" w:rsidRDefault="00507081" w14:paraId="446DED33" w14:textId="77777777">
      <w:pPr>
        <w:spacing w:before="200" w:after="80"/>
        <w:rPr>
          <w:lang w:val="es-ES"/>
        </w:rPr>
      </w:pPr>
      <w:r w:rsidRPr="00B60D5F">
        <w:rPr>
          <w:b/>
          <w:color w:val="009BD9"/>
          <w:sz w:val="24"/>
          <w:lang w:val="es-ES"/>
        </w:rPr>
        <w:t>Los 5 pasos (versión operativa)</w:t>
      </w:r>
    </w:p>
    <w:tbl>
      <w:tblPr>
        <w:tblStyle w:val="TableGrid"/>
        <w:tblW w:w="0" w:type="auto"/>
        <w:tblLook w:val="04A0" w:firstRow="1" w:lastRow="0" w:firstColumn="1" w:lastColumn="0" w:noHBand="0" w:noVBand="1"/>
      </w:tblPr>
      <w:tblGrid>
        <w:gridCol w:w="8778"/>
      </w:tblGrid>
      <w:tr w:rsidR="00744E14" w14:paraId="137D4F1D"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Pr="00B60D5F" w:rsidR="00744E14" w:rsidRDefault="00507081" w14:paraId="4831A993" w14:textId="77777777">
            <w:pPr>
              <w:rPr>
                <w:lang w:val="es-ES"/>
              </w:rPr>
            </w:pPr>
            <w:r w:rsidRPr="00B60D5F">
              <w:rPr>
                <w:rFonts w:ascii="Consolas" w:hAnsi="Consolas"/>
                <w:color w:val="222222"/>
                <w:sz w:val="18"/>
                <w:lang w:val="es-ES"/>
              </w:rPr>
              <w:t>[1. FUENTE] → [2. EXTRACCIÓN + VALIDACIÓN] → [3. CHUNKING + METADATOS]</w:t>
            </w:r>
          </w:p>
          <w:p w:rsidR="00744E14" w:rsidRDefault="00507081" w14:paraId="34434365" w14:textId="77777777">
            <w:r w:rsidRPr="00B60D5F">
              <w:rPr>
                <w:rFonts w:ascii="Consolas" w:hAnsi="Consolas"/>
                <w:color w:val="222222"/>
                <w:sz w:val="18"/>
                <w:lang w:val="es-ES"/>
              </w:rPr>
              <w:t xml:space="preserve">           </w:t>
            </w:r>
            <w:r>
              <w:rPr>
                <w:rFonts w:ascii="Consolas" w:hAnsi="Consolas"/>
                <w:color w:val="222222"/>
                <w:sz w:val="18"/>
              </w:rPr>
              <w:t>→ [4. EMBEDDING + ÍNDICE] → [5. RETRIEVAL + RESPUESTA]</w:t>
            </w:r>
          </w:p>
        </w:tc>
      </w:tr>
    </w:tbl>
    <w:p w:rsidR="00744E14" w:rsidRDefault="00744E14" w14:paraId="4950C1B5" w14:textId="77777777"/>
    <w:p w:rsidR="00744E14" w:rsidRDefault="00507081" w14:paraId="3A24231B" w14:textId="77777777">
      <w:pPr>
        <w:spacing w:before="200" w:after="80"/>
      </w:pPr>
      <w:r>
        <w:rPr>
          <w:b/>
          <w:color w:val="009BD9"/>
          <w:sz w:val="24"/>
        </w:rPr>
        <w:t>Paso 1 — Fuente</w:t>
      </w:r>
    </w:p>
    <w:p w:rsidRPr="00B60D5F" w:rsidR="00744E14" w:rsidRDefault="00507081" w14:paraId="1763A14C" w14:textId="77777777">
      <w:pPr>
        <w:pStyle w:val="ListBullet"/>
        <w:spacing w:after="40"/>
        <w:ind w:left="283"/>
        <w:rPr>
          <w:lang w:val="es-ES"/>
        </w:rPr>
      </w:pPr>
      <w:r w:rsidRPr="00B60D5F">
        <w:rPr>
          <w:color w:val="333333"/>
          <w:lang w:val="es-ES"/>
        </w:rPr>
        <w:t>Antes de empezar: fuente aprobada en allowlist + owner asignado + clasificación (personal / no personal).</w:t>
      </w:r>
    </w:p>
    <w:p w:rsidRPr="00B60D5F" w:rsidR="00744E14" w:rsidRDefault="00507081" w14:paraId="642F95F5" w14:textId="77777777">
      <w:pPr>
        <w:pStyle w:val="ListBullet"/>
        <w:spacing w:after="40"/>
        <w:ind w:left="283"/>
        <w:rPr>
          <w:lang w:val="es-ES"/>
        </w:rPr>
      </w:pPr>
      <w:r w:rsidRPr="00B60D5F">
        <w:rPr>
          <w:color w:val="333333"/>
          <w:lang w:val="es-ES"/>
        </w:rPr>
        <w:t>Si no hay owner → no ingesta (recomendado siempre; en Enterprise es requisito de gate).</w:t>
      </w:r>
    </w:p>
    <w:p w:rsidRPr="00B60D5F" w:rsidR="00744E14" w:rsidRDefault="00507081" w14:paraId="1098BE6F" w14:textId="77777777">
      <w:pPr>
        <w:spacing w:before="200" w:after="80"/>
        <w:rPr>
          <w:lang w:val="es-ES"/>
        </w:rPr>
      </w:pPr>
      <w:r w:rsidRPr="00B60D5F">
        <w:rPr>
          <w:b/>
          <w:color w:val="009BD9"/>
          <w:sz w:val="24"/>
          <w:lang w:val="es-ES"/>
        </w:rPr>
        <w:t>Paso 2 — Extracción y validación (offline)</w:t>
      </w:r>
    </w:p>
    <w:p w:rsidRPr="00B60D5F" w:rsidR="00744E14" w:rsidRDefault="00507081" w14:paraId="4ECE676A" w14:textId="77777777">
      <w:pPr>
        <w:pStyle w:val="ListBullet"/>
        <w:spacing w:after="40"/>
        <w:ind w:left="283"/>
        <w:rPr>
          <w:lang w:val="es-ES"/>
        </w:rPr>
      </w:pPr>
      <w:r w:rsidRPr="00B60D5F">
        <w:rPr>
          <w:color w:val="333333"/>
          <w:lang w:val="es-ES"/>
        </w:rPr>
        <w:t>PDF nativo con texto → extracción directa.</w:t>
      </w:r>
    </w:p>
    <w:p w:rsidRPr="00B60D5F" w:rsidR="00744E14" w:rsidRDefault="00507081" w14:paraId="5F622519" w14:textId="77777777">
      <w:pPr>
        <w:pStyle w:val="ListBullet"/>
        <w:spacing w:after="40"/>
        <w:ind w:left="283"/>
        <w:rPr>
          <w:lang w:val="es-ES"/>
        </w:rPr>
      </w:pPr>
      <w:r w:rsidRPr="00B60D5F">
        <w:rPr>
          <w:color w:val="333333"/>
          <w:lang w:val="es-ES"/>
        </w:rPr>
        <w:t>PDF escaneado → OCR. Ver §5 para validación.</w:t>
      </w:r>
    </w:p>
    <w:p w:rsidRPr="00B60D5F" w:rsidR="00744E14" w:rsidRDefault="00507081" w14:paraId="533616E2" w14:textId="77777777">
      <w:pPr>
        <w:pStyle w:val="ListBullet"/>
        <w:spacing w:after="40"/>
        <w:ind w:left="283"/>
        <w:rPr>
          <w:lang w:val="es-ES"/>
        </w:rPr>
      </w:pPr>
      <w:r w:rsidRPr="00B60D5F">
        <w:rPr>
          <w:color w:val="333333"/>
          <w:lang w:val="es-ES"/>
        </w:rPr>
        <w:t>Umbral mínimo: page_count_ocr == page_count_fuente. Si no → HITL o re-OCR.</w:t>
      </w:r>
    </w:p>
    <w:p w:rsidRPr="00B60D5F" w:rsidR="00744E14" w:rsidRDefault="00507081" w14:paraId="5D18BE08" w14:textId="77777777">
      <w:pPr>
        <w:pStyle w:val="ListBullet"/>
        <w:spacing w:after="40"/>
        <w:ind w:left="283"/>
        <w:rPr>
          <w:lang w:val="es-ES"/>
        </w:rPr>
      </w:pPr>
      <w:r w:rsidRPr="00B60D5F">
        <w:rPr>
          <w:color w:val="333333"/>
          <w:lang w:val="es-ES"/>
        </w:rPr>
        <w:t xml:space="preserve">Salida: </w:t>
      </w:r>
      <w:r w:rsidRPr="00B60D5F">
        <w:rPr>
          <w:b/>
          <w:color w:val="333333"/>
          <w:lang w:val="es-ES"/>
        </w:rPr>
        <w:t>capa silver</w:t>
      </w:r>
      <w:r w:rsidRPr="00B60D5F">
        <w:rPr>
          <w:color w:val="333333"/>
          <w:lang w:val="es-ES"/>
        </w:rPr>
        <w:t xml:space="preserve"> (texto limpio + metadatos). No pasa nada al índice desde bronze.</w:t>
      </w:r>
    </w:p>
    <w:p w:rsidRPr="00B60D5F" w:rsidR="00744E14" w:rsidRDefault="00507081" w14:paraId="193F2242" w14:textId="77777777">
      <w:pPr>
        <w:spacing w:before="200" w:after="80"/>
        <w:rPr>
          <w:lang w:val="es-ES"/>
        </w:rPr>
      </w:pPr>
      <w:r w:rsidRPr="00B60D5F">
        <w:rPr>
          <w:b/>
          <w:color w:val="009BD9"/>
          <w:sz w:val="24"/>
          <w:lang w:val="es-ES"/>
        </w:rPr>
        <w:t>Paso 3 — Chunking y metadatos (offline)</w:t>
      </w:r>
    </w:p>
    <w:tbl>
      <w:tblPr>
        <w:tblStyle w:val="TableGrid"/>
        <w:tblW w:w="0" w:type="auto"/>
        <w:tblLook w:val="04A0" w:firstRow="1" w:lastRow="0" w:firstColumn="1" w:lastColumn="0" w:noHBand="0" w:noVBand="1"/>
      </w:tblPr>
      <w:tblGrid>
        <w:gridCol w:w="2926"/>
        <w:gridCol w:w="2926"/>
        <w:gridCol w:w="2926"/>
      </w:tblGrid>
      <w:tr w:rsidR="00744E14" w14:paraId="18CB9B04" w14:textId="77777777">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2612004A" w14:textId="77777777">
            <w:pPr>
              <w:jc w:val="center"/>
            </w:pPr>
            <w:r>
              <w:rPr>
                <w:b/>
                <w:color w:val="FFFFFF"/>
                <w:sz w:val="20"/>
              </w:rPr>
              <w:t>Tipo de documento</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1BA1E735" w14:textId="77777777">
            <w:pPr>
              <w:jc w:val="center"/>
            </w:pPr>
            <w:r>
              <w:rPr>
                <w:b/>
                <w:color w:val="FFFFFF"/>
                <w:sz w:val="20"/>
              </w:rPr>
              <w:t>Estrategia de chunk</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2D2FAB4E" w14:textId="77777777">
            <w:pPr>
              <w:jc w:val="center"/>
            </w:pPr>
            <w:r>
              <w:rPr>
                <w:b/>
                <w:color w:val="FFFFFF"/>
                <w:sz w:val="20"/>
              </w:rPr>
              <w:t>Tamaño orientativo</w:t>
            </w:r>
          </w:p>
        </w:tc>
      </w:tr>
      <w:tr w:rsidR="00744E14" w14:paraId="5F0B86B2"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606AD76" w14:textId="77777777">
            <w:r>
              <w:rPr>
                <w:color w:val="333333"/>
                <w:sz w:val="20"/>
              </w:rPr>
              <w:t>Normativa con artículos</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9396CDF" w14:textId="77777777">
            <w:r>
              <w:rPr>
                <w:color w:val="333333"/>
                <w:sz w:val="20"/>
              </w:rPr>
              <w:t>Jerárquico: capítulo → artículo</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0B127B29" w14:textId="77777777">
            <w:r>
              <w:rPr>
                <w:color w:val="333333"/>
                <w:sz w:val="20"/>
              </w:rPr>
              <w:t>1 artículo = 1 chunk</w:t>
            </w:r>
          </w:p>
        </w:tc>
      </w:tr>
      <w:tr w:rsidR="00744E14" w14:paraId="23ED7A03"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583B3A59" w14:textId="77777777">
            <w:r>
              <w:rPr>
                <w:color w:val="333333"/>
                <w:sz w:val="20"/>
              </w:rPr>
              <w:t>Manual / procedimiento</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33A4072" w14:textId="77777777">
            <w:r>
              <w:rPr>
                <w:color w:val="333333"/>
                <w:sz w:val="20"/>
              </w:rPr>
              <w:t>Por sección</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CC746A2" w14:textId="77777777">
            <w:r>
              <w:rPr>
                <w:color w:val="333333"/>
                <w:sz w:val="20"/>
              </w:rPr>
              <w:t>400–800 tokens, solapamiento 10 %</w:t>
            </w:r>
          </w:p>
        </w:tc>
      </w:tr>
      <w:tr w:rsidR="00744E14" w14:paraId="2AE6D25C"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86E91AA" w14:textId="77777777">
            <w:r>
              <w:rPr>
                <w:color w:val="333333"/>
                <w:sz w:val="20"/>
              </w:rPr>
              <w:t>FAQ / documento corto</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4D71905" w14:textId="77777777">
            <w:r>
              <w:rPr>
                <w:color w:val="333333"/>
                <w:sz w:val="20"/>
              </w:rPr>
              <w:t>Por párrafo o pregunta</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AE7D517" w14:textId="77777777">
            <w:r>
              <w:rPr>
                <w:color w:val="333333"/>
                <w:sz w:val="20"/>
              </w:rPr>
              <w:t>200–400 tokens</w:t>
            </w:r>
          </w:p>
        </w:tc>
      </w:tr>
      <w:tr w:rsidR="00744E14" w14:paraId="408A297C"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420E8C3" w14:textId="77777777">
            <w:r>
              <w:rPr>
                <w:color w:val="333333"/>
                <w:sz w:val="20"/>
              </w:rPr>
              <w:t>Expediente largo</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D8E7CC6" w14:textId="77777777">
            <w:r>
              <w:rPr>
                <w:color w:val="333333"/>
                <w:sz w:val="20"/>
              </w:rPr>
              <w:t>Parent-child</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E557C30" w14:textId="77777777">
            <w:r>
              <w:rPr>
                <w:color w:val="333333"/>
                <w:sz w:val="20"/>
              </w:rPr>
              <w:t>Parent = resumen; child = cláusula</w:t>
            </w:r>
          </w:p>
        </w:tc>
      </w:tr>
    </w:tbl>
    <w:p w:rsidR="00744E14" w:rsidRDefault="00744E14" w14:paraId="0F66510B" w14:textId="77777777"/>
    <w:p w:rsidRPr="00B60D5F" w:rsidR="00744E14" w:rsidRDefault="00507081" w14:paraId="633FC20D" w14:textId="77777777">
      <w:pPr>
        <w:spacing w:after="120" w:line="280" w:lineRule="exact"/>
        <w:rPr>
          <w:lang w:val="es-ES"/>
        </w:rPr>
      </w:pPr>
      <w:r w:rsidRPr="00B60D5F">
        <w:rPr>
          <w:b/>
          <w:color w:val="333333"/>
          <w:lang w:val="es-ES"/>
        </w:rPr>
        <w:t>Metadatos recomendados en cada chunk</w:t>
      </w:r>
      <w:r w:rsidRPr="00B60D5F">
        <w:rPr>
          <w:color w:val="333333"/>
          <w:lang w:val="es-ES"/>
        </w:rPr>
        <w:t xml:space="preserve"> (en Enterprise o dato regulado, trátalos como obligatorios):</w:t>
      </w:r>
    </w:p>
    <w:p w:rsidRPr="00B60D5F" w:rsidR="00744E14" w:rsidRDefault="00507081" w14:paraId="20044943" w14:textId="77777777">
      <w:pPr>
        <w:spacing w:after="120" w:line="280" w:lineRule="exact"/>
        <w:rPr>
          <w:lang w:val="es-ES"/>
        </w:rPr>
      </w:pPr>
      <w:r w:rsidRPr="00B60D5F">
        <w:rPr>
          <w:color w:val="333333"/>
          <w:lang w:val="es-ES"/>
        </w:rPr>
        <w:t>chunk_id, document_id, page_start, vigencia_desde, vigencia_hasta, classification, tenant_id (si un solo tenant en Startup, puedes omitir tenant_id hasta que escales).</w:t>
      </w:r>
    </w:p>
    <w:p w:rsidRPr="00B60D5F" w:rsidR="00744E14" w:rsidRDefault="00507081" w14:paraId="5F7B4F54" w14:textId="77777777">
      <w:pPr>
        <w:spacing w:before="200" w:after="80"/>
        <w:rPr>
          <w:lang w:val="es-ES"/>
        </w:rPr>
      </w:pPr>
      <w:r w:rsidRPr="00B60D5F">
        <w:rPr>
          <w:b/>
          <w:color w:val="009BD9"/>
          <w:sz w:val="24"/>
          <w:lang w:val="es-ES"/>
        </w:rPr>
        <w:t>Paso 4 — Embedding e indexación (offline)</w:t>
      </w:r>
    </w:p>
    <w:p w:rsidRPr="00B60D5F" w:rsidR="00744E14" w:rsidRDefault="00507081" w14:paraId="189F2801" w14:textId="77777777">
      <w:pPr>
        <w:pStyle w:val="ListBullet"/>
        <w:spacing w:after="40"/>
        <w:ind w:left="283"/>
        <w:rPr>
          <w:lang w:val="es-ES"/>
        </w:rPr>
      </w:pPr>
      <w:r w:rsidRPr="00B60D5F">
        <w:rPr>
          <w:color w:val="333333"/>
          <w:lang w:val="es-ES"/>
        </w:rPr>
        <w:t>Usa el mismo modelo en ingesta y en query. Si cambias → nuevo índice vN+1.</w:t>
      </w:r>
    </w:p>
    <w:p w:rsidRPr="00B60D5F" w:rsidR="00744E14" w:rsidRDefault="00507081" w14:paraId="2CCE63B7" w14:textId="77777777">
      <w:pPr>
        <w:pStyle w:val="ListBullet"/>
        <w:spacing w:after="40"/>
        <w:ind w:left="283"/>
        <w:rPr>
          <w:lang w:val="es-ES"/>
        </w:rPr>
      </w:pPr>
      <w:r w:rsidRPr="00B60D5F">
        <w:rPr>
          <w:b/>
          <w:color w:val="333333"/>
          <w:lang w:val="es-ES"/>
        </w:rPr>
        <w:t>Normativa o texto con términos exactos</w:t>
      </w:r>
      <w:r w:rsidRPr="00B60D5F">
        <w:rPr>
          <w:color w:val="333333"/>
          <w:lang w:val="es-ES"/>
        </w:rPr>
        <w:t xml:space="preserve"> → añade índice sparse BM25 (hybrid).</w:t>
      </w:r>
    </w:p>
    <w:p w:rsidRPr="00B60D5F" w:rsidR="00744E14" w:rsidRDefault="00507081" w14:paraId="04D4238C" w14:textId="77777777">
      <w:pPr>
        <w:pStyle w:val="ListBullet"/>
        <w:spacing w:after="40"/>
        <w:ind w:left="283"/>
        <w:rPr>
          <w:lang w:val="es-ES"/>
        </w:rPr>
      </w:pPr>
      <w:r w:rsidRPr="00B60D5F">
        <w:rPr>
          <w:color w:val="333333"/>
          <w:lang w:val="es-ES"/>
        </w:rPr>
        <w:t>Etiqueta el índice con versión, fecha, embedding_model_id y política de chunk.</w:t>
      </w:r>
    </w:p>
    <w:p w:rsidRPr="00B60D5F" w:rsidR="00744E14" w:rsidRDefault="00507081" w14:paraId="596470F3" w14:textId="77777777">
      <w:pPr>
        <w:pStyle w:val="ListBullet"/>
        <w:spacing w:after="40"/>
        <w:ind w:left="283"/>
        <w:rPr>
          <w:lang w:val="es-ES"/>
        </w:rPr>
      </w:pPr>
      <w:r w:rsidRPr="00B60D5F">
        <w:rPr>
          <w:color w:val="333333"/>
          <w:lang w:val="es-ES"/>
        </w:rPr>
        <w:t>Ejecuta golden set (mínimo 10 preguntas en Startup, 50+ en Enterprise) antes de publicar.</w:t>
      </w:r>
    </w:p>
    <w:p w:rsidRPr="00B60D5F" w:rsidR="00744E14" w:rsidRDefault="00507081" w14:paraId="7D4DF1DD" w14:textId="77777777">
      <w:pPr>
        <w:spacing w:before="200" w:after="80"/>
        <w:rPr>
          <w:lang w:val="es-ES"/>
        </w:rPr>
      </w:pPr>
      <w:r w:rsidRPr="00B60D5F">
        <w:rPr>
          <w:b/>
          <w:color w:val="009BD9"/>
          <w:sz w:val="24"/>
          <w:lang w:val="es-ES"/>
        </w:rPr>
        <w:t>Paso 5 — Retrieval y respuesta (online, cada consulta)</w:t>
      </w:r>
    </w:p>
    <w:p w:rsidRPr="00B60D5F" w:rsidR="00744E14" w:rsidRDefault="00507081" w14:paraId="3244B874" w14:textId="77777777">
      <w:pPr>
        <w:spacing w:after="120" w:line="280" w:lineRule="exact"/>
        <w:rPr>
          <w:lang w:val="es-ES"/>
        </w:rPr>
      </w:pPr>
      <w:r w:rsidRPr="00B60D5F">
        <w:rPr>
          <w:color w:val="333333"/>
          <w:lang w:val="es-ES"/>
        </w:rPr>
        <w:t>1. Aplica filtros AuthZ antes de buscar (tenant_id, classification, vigencia).</w:t>
      </w:r>
    </w:p>
    <w:p w:rsidRPr="00B60D5F" w:rsidR="00744E14" w:rsidRDefault="00507081" w14:paraId="1164F5B6" w14:textId="77777777">
      <w:pPr>
        <w:spacing w:after="120" w:line="280" w:lineRule="exact"/>
        <w:rPr>
          <w:lang w:val="es-ES"/>
        </w:rPr>
      </w:pPr>
      <w:r w:rsidRPr="00B60D5F">
        <w:rPr>
          <w:color w:val="333333"/>
          <w:lang w:val="es-ES"/>
        </w:rPr>
        <w:t>2. Retrieval: top-K con filtros.</w:t>
      </w:r>
    </w:p>
    <w:p w:rsidRPr="00B60D5F" w:rsidR="00744E14" w:rsidRDefault="00507081" w14:paraId="69330A1A" w14:textId="77777777">
      <w:pPr>
        <w:spacing w:after="120" w:line="280" w:lineRule="exact"/>
        <w:rPr>
          <w:lang w:val="es-ES"/>
        </w:rPr>
      </w:pPr>
      <w:r w:rsidRPr="00B60D5F">
        <w:rPr>
          <w:color w:val="333333"/>
          <w:lang w:val="es-ES"/>
        </w:rPr>
        <w:t>3. Rerank opcional (en Startup puedes omitirlo; en normativa bancaria, recomendado).</w:t>
      </w:r>
    </w:p>
    <w:p w:rsidRPr="00B60D5F" w:rsidR="00744E14" w:rsidRDefault="00507081" w14:paraId="6617701E" w14:textId="77777777">
      <w:pPr>
        <w:spacing w:after="120" w:line="280" w:lineRule="exact"/>
        <w:rPr>
          <w:lang w:val="es-ES"/>
        </w:rPr>
      </w:pPr>
      <w:r w:rsidRPr="00B60D5F">
        <w:rPr>
          <w:color w:val="333333"/>
          <w:lang w:val="es-ES"/>
        </w:rPr>
        <w:t>4. Construye contexto con chunk_id + página para citas.</w:t>
      </w:r>
    </w:p>
    <w:p w:rsidRPr="00B60D5F" w:rsidR="00744E14" w:rsidRDefault="00507081" w14:paraId="2C352596" w14:textId="77777777">
      <w:pPr>
        <w:spacing w:after="120" w:line="280" w:lineRule="exact"/>
        <w:rPr>
          <w:lang w:val="es-ES"/>
        </w:rPr>
      </w:pPr>
      <w:r w:rsidRPr="00B60D5F">
        <w:rPr>
          <w:color w:val="333333"/>
          <w:lang w:val="es-ES"/>
        </w:rPr>
        <w:t>5. Si top-K no contiene fragmento relevante → el agente se abstiene (G6).</w:t>
      </w:r>
    </w:p>
    <w:p w:rsidR="00744E14" w:rsidRDefault="00507081" w14:paraId="0DEFBA8B" w14:textId="77777777">
      <w:pPr>
        <w:spacing w:after="120" w:line="280" w:lineRule="exact"/>
      </w:pPr>
      <w:r>
        <w:rPr>
          <w:color w:val="333333"/>
        </w:rPr>
        <w:t>6. Loguea: query_hash, chunk_ids, index_version, timestamp, user_id.</w:t>
      </w:r>
    </w:p>
    <w:p w:rsidR="00744E14" w:rsidRDefault="00507081" w14:paraId="40D4322D" w14:textId="77777777">
      <w:pPr>
        <w:spacing w:before="200" w:after="80"/>
      </w:pPr>
      <w:r>
        <w:rPr>
          <w:b/>
          <w:color w:val="009BD9"/>
          <w:sz w:val="24"/>
        </w:rPr>
        <w:t>Gestión de versiones del índice</w:t>
      </w:r>
    </w:p>
    <w:tbl>
      <w:tblPr>
        <w:tblStyle w:val="TableGrid"/>
        <w:tblW w:w="0" w:type="auto"/>
        <w:tblLook w:val="04A0" w:firstRow="1" w:lastRow="0" w:firstColumn="1" w:lastColumn="0" w:noHBand="0" w:noVBand="1"/>
      </w:tblPr>
      <w:tblGrid>
        <w:gridCol w:w="8778"/>
      </w:tblGrid>
      <w:tr w:rsidR="00744E14" w14:paraId="31A153FF"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00744E14" w:rsidRDefault="00507081" w14:paraId="2795AD5C" w14:textId="77777777">
            <w:r>
              <w:rPr>
                <w:rFonts w:ascii="Consolas" w:hAnsi="Consolas"/>
                <w:color w:val="222222"/>
                <w:sz w:val="18"/>
              </w:rPr>
              <w:t>Índice v1 (en prod) ─────────────────────────────→ prod agente</w:t>
            </w:r>
          </w:p>
          <w:p w:rsidR="00744E14" w:rsidRDefault="00507081" w14:paraId="34286110" w14:textId="77777777">
            <w:r>
              <w:rPr>
                <w:rFonts w:ascii="Consolas" w:hAnsi="Consolas"/>
                <w:color w:val="222222"/>
                <w:sz w:val="18"/>
              </w:rPr>
              <w:t xml:space="preserve">                          ↓ nueva circular</w:t>
            </w:r>
          </w:p>
          <w:p w:rsidR="00744E14" w:rsidRDefault="00507081" w14:paraId="0C2076F6" w14:textId="77777777">
            <w:r>
              <w:rPr>
                <w:rFonts w:ascii="Consolas" w:hAnsi="Consolas"/>
                <w:color w:val="222222"/>
                <w:sz w:val="18"/>
              </w:rPr>
              <w:t>Índice v2 (staging) → golden set → QA OK → pub v2</w:t>
            </w:r>
          </w:p>
          <w:p w:rsidR="00744E14" w:rsidRDefault="00507081" w14:paraId="54806E2B" w14:textId="77777777">
            <w:r>
              <w:rPr>
                <w:rFonts w:ascii="Consolas" w:hAnsi="Consolas"/>
                <w:color w:val="222222"/>
                <w:sz w:val="18"/>
              </w:rPr>
              <w:t xml:space="preserve">                                         → prod agente migra a v2</w:t>
            </w:r>
          </w:p>
          <w:p w:rsidR="00744E14" w:rsidRDefault="00507081" w14:paraId="5E0F474E" w14:textId="77777777">
            <w:r>
              <w:rPr>
                <w:rFonts w:ascii="Consolas" w:hAnsi="Consolas"/>
                <w:color w:val="222222"/>
                <w:sz w:val="18"/>
              </w:rPr>
              <w:t xml:space="preserve">                          ↓ golden set KO</w:t>
            </w:r>
          </w:p>
          <w:p w:rsidR="00744E14" w:rsidRDefault="00507081" w14:paraId="0B2F5375" w14:textId="77777777">
            <w:r>
              <w:rPr>
                <w:rFonts w:ascii="Consolas" w:hAnsi="Consolas"/>
                <w:color w:val="222222"/>
                <w:sz w:val="18"/>
              </w:rPr>
              <w:t xml:space="preserve">                         Fix chunking → v3 → repetir</w:t>
            </w:r>
          </w:p>
        </w:tc>
      </w:tr>
    </w:tbl>
    <w:p w:rsidR="00744E14" w:rsidRDefault="00744E14" w14:paraId="152022B9" w14:textId="77777777"/>
    <w:p w:rsidR="00744E14" w:rsidRDefault="00507081" w14:paraId="0CE0D8D2" w14:textId="77777777">
      <w:pPr>
        <w:spacing w:before="280" w:after="120"/>
      </w:pPr>
      <w:r>
        <w:rPr>
          <w:b/>
          <w:color w:val="004B8D"/>
          <w:sz w:val="28"/>
        </w:rPr>
        <w:t>5. OCR y documentos</w:t>
      </w:r>
    </w:p>
    <w:p w:rsidRPr="00B60D5F" w:rsidR="00744E14" w:rsidRDefault="00507081" w14:paraId="28EA99F3" w14:textId="77777777">
      <w:pPr>
        <w:spacing w:before="200" w:after="80"/>
        <w:rPr>
          <w:lang w:val="es-ES"/>
        </w:rPr>
      </w:pPr>
      <w:r w:rsidRPr="00B60D5F">
        <w:rPr>
          <w:b/>
          <w:color w:val="009BD9"/>
          <w:sz w:val="24"/>
          <w:lang w:val="es-ES"/>
        </w:rPr>
        <w:t>Validación rápida (ejecuta esto antes de indexar)</w:t>
      </w:r>
    </w:p>
    <w:tbl>
      <w:tblPr>
        <w:tblStyle w:val="TableGrid"/>
        <w:tblW w:w="0" w:type="auto"/>
        <w:tblLook w:val="04A0" w:firstRow="1" w:lastRow="0" w:firstColumn="1" w:lastColumn="0" w:noHBand="0" w:noVBand="1"/>
      </w:tblPr>
      <w:tblGrid>
        <w:gridCol w:w="8778"/>
      </w:tblGrid>
      <w:tr w:rsidRPr="00C16AD2" w:rsidR="00744E14" w14:paraId="2B7BC4B1"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Pr="00B60D5F" w:rsidR="00744E14" w:rsidRDefault="00507081" w14:paraId="4B20D8D1" w14:textId="77777777">
            <w:pPr>
              <w:rPr>
                <w:lang w:val="es-ES"/>
              </w:rPr>
            </w:pPr>
            <w:r w:rsidRPr="00B60D5F">
              <w:rPr>
                <w:rFonts w:ascii="Consolas" w:hAnsi="Consolas"/>
                <w:color w:val="222222"/>
                <w:sz w:val="18"/>
                <w:lang w:val="es-ES"/>
              </w:rPr>
              <w:t># Validación OCR: devuelve estado explícito (no uses assert en pipeline prod)</w:t>
            </w:r>
          </w:p>
          <w:p w:rsidRPr="00B60D5F" w:rsidR="00744E14" w:rsidRDefault="00507081" w14:paraId="462AA616" w14:textId="77777777">
            <w:pPr>
              <w:rPr>
                <w:lang w:val="es-ES"/>
              </w:rPr>
            </w:pPr>
            <w:r w:rsidRPr="00B60D5F">
              <w:rPr>
                <w:rFonts w:ascii="Consolas" w:hAnsi="Consolas"/>
                <w:color w:val="222222"/>
                <w:sz w:val="18"/>
                <w:lang w:val="es-ES"/>
              </w:rPr>
              <w:t>UMBRAL_CONF = 0.85</w:t>
            </w:r>
          </w:p>
          <w:p w:rsidRPr="00B60D5F" w:rsidR="00744E14" w:rsidRDefault="00744E14" w14:paraId="6D3283DD" w14:textId="77777777">
            <w:pPr>
              <w:rPr>
                <w:lang w:val="es-ES"/>
              </w:rPr>
            </w:pPr>
          </w:p>
          <w:p w:rsidRPr="00B60D5F" w:rsidR="00744E14" w:rsidRDefault="00507081" w14:paraId="45F9A860" w14:textId="77777777">
            <w:pPr>
              <w:rPr>
                <w:lang w:val="es-ES"/>
              </w:rPr>
            </w:pPr>
            <w:r w:rsidRPr="00B60D5F">
              <w:rPr>
                <w:rFonts w:ascii="Consolas" w:hAnsi="Consolas"/>
                <w:color w:val="222222"/>
                <w:sz w:val="18"/>
                <w:lang w:val="es-ES"/>
              </w:rPr>
              <w:t>def validar_extraccion(paginas_fuente: int, resultado_ocr: dict) -&gt; tuple[str, str]:</w:t>
            </w:r>
          </w:p>
          <w:p w:rsidR="00744E14" w:rsidRDefault="00507081" w14:paraId="15BD44B8" w14:textId="77777777">
            <w:r w:rsidRPr="00B60D5F">
              <w:rPr>
                <w:rFonts w:ascii="Consolas" w:hAnsi="Consolas"/>
                <w:color w:val="222222"/>
                <w:sz w:val="18"/>
                <w:lang w:val="es-ES"/>
              </w:rPr>
              <w:t xml:space="preserve">    </w:t>
            </w:r>
            <w:r>
              <w:rPr>
                <w:rFonts w:ascii="Consolas" w:hAnsi="Consolas"/>
                <w:color w:val="222222"/>
                <w:sz w:val="18"/>
              </w:rPr>
              <w:t>"""</w:t>
            </w:r>
          </w:p>
          <w:p w:rsidR="00744E14" w:rsidRDefault="00507081" w14:paraId="1901F228" w14:textId="77777777">
            <w:r>
              <w:rPr>
                <w:rFonts w:ascii="Consolas" w:hAnsi="Consolas"/>
                <w:color w:val="222222"/>
                <w:sz w:val="18"/>
              </w:rPr>
              <w:t xml:space="preserve">    Returns:</w:t>
            </w:r>
          </w:p>
          <w:p w:rsidR="00744E14" w:rsidRDefault="00507081" w14:paraId="7AB39B8E" w14:textId="77777777">
            <w:r>
              <w:rPr>
                <w:rFonts w:ascii="Consolas" w:hAnsi="Consolas"/>
                <w:color w:val="222222"/>
                <w:sz w:val="18"/>
              </w:rPr>
              <w:t xml:space="preserve">        ("PASS" | "HITL" | "BLOCK", mensaje)</w:t>
            </w:r>
          </w:p>
          <w:p w:rsidRPr="00B60D5F" w:rsidR="00744E14" w:rsidRDefault="00507081" w14:paraId="57638B2C" w14:textId="77777777">
            <w:pPr>
              <w:rPr>
                <w:lang w:val="es-ES"/>
              </w:rPr>
            </w:pPr>
            <w:r>
              <w:rPr>
                <w:rFonts w:ascii="Consolas" w:hAnsi="Consolas"/>
                <w:color w:val="222222"/>
                <w:sz w:val="18"/>
              </w:rPr>
              <w:t xml:space="preserve">    </w:t>
            </w:r>
            <w:r w:rsidRPr="00B60D5F">
              <w:rPr>
                <w:rFonts w:ascii="Consolas" w:hAnsi="Consolas"/>
                <w:color w:val="222222"/>
                <w:sz w:val="18"/>
                <w:lang w:val="es-ES"/>
              </w:rPr>
              <w:t>"""</w:t>
            </w:r>
          </w:p>
          <w:p w:rsidRPr="00B60D5F" w:rsidR="00744E14" w:rsidRDefault="00507081" w14:paraId="20DF091A" w14:textId="77777777">
            <w:pPr>
              <w:rPr>
                <w:lang w:val="es-ES"/>
              </w:rPr>
            </w:pPr>
            <w:r w:rsidRPr="00B60D5F">
              <w:rPr>
                <w:rFonts w:ascii="Consolas" w:hAnsi="Consolas"/>
                <w:color w:val="222222"/>
                <w:sz w:val="18"/>
                <w:lang w:val="es-ES"/>
              </w:rPr>
              <w:t xml:space="preserve">    paginas_ocr = len(resultado_ocr["pages"])</w:t>
            </w:r>
          </w:p>
          <w:p w:rsidRPr="00B60D5F" w:rsidR="00744E14" w:rsidRDefault="00507081" w14:paraId="276CF66D" w14:textId="77777777">
            <w:pPr>
              <w:rPr>
                <w:lang w:val="es-ES"/>
              </w:rPr>
            </w:pPr>
            <w:r w:rsidRPr="00B60D5F">
              <w:rPr>
                <w:rFonts w:ascii="Consolas" w:hAnsi="Consolas"/>
                <w:color w:val="222222"/>
                <w:sz w:val="18"/>
                <w:lang w:val="es-ES"/>
              </w:rPr>
              <w:t xml:space="preserve">    if paginas_ocr &lt; paginas_fuente:</w:t>
            </w:r>
          </w:p>
          <w:p w:rsidRPr="00B60D5F" w:rsidR="00744E14" w:rsidRDefault="00507081" w14:paraId="1A366E1F" w14:textId="77777777">
            <w:pPr>
              <w:rPr>
                <w:lang w:val="es-ES"/>
              </w:rPr>
            </w:pPr>
            <w:r w:rsidRPr="00B60D5F">
              <w:rPr>
                <w:rFonts w:ascii="Consolas" w:hAnsi="Consolas"/>
                <w:color w:val="222222"/>
                <w:sz w:val="18"/>
                <w:lang w:val="es-ES"/>
              </w:rPr>
              <w:t xml:space="preserve">        return "BLOCK", f"faltan {paginas_fuente - paginas_ocr} páginas"</w:t>
            </w:r>
          </w:p>
          <w:p w:rsidRPr="00B60D5F" w:rsidR="00744E14" w:rsidRDefault="00744E14" w14:paraId="352B496B" w14:textId="77777777">
            <w:pPr>
              <w:rPr>
                <w:lang w:val="es-ES"/>
              </w:rPr>
            </w:pPr>
          </w:p>
          <w:p w:rsidRPr="00B60D5F" w:rsidR="00744E14" w:rsidRDefault="00507081" w14:paraId="58AC6383" w14:textId="77777777">
            <w:pPr>
              <w:rPr>
                <w:lang w:val="es-ES"/>
              </w:rPr>
            </w:pPr>
            <w:r w:rsidRPr="00B60D5F">
              <w:rPr>
                <w:rFonts w:ascii="Consolas" w:hAnsi="Consolas"/>
                <w:color w:val="222222"/>
                <w:sz w:val="18"/>
                <w:lang w:val="es-ES"/>
              </w:rPr>
              <w:t xml:space="preserve">    confianzas = [p["confidence"] for p in resultado_ocr["pages"]]</w:t>
            </w:r>
          </w:p>
          <w:p w:rsidRPr="00B60D5F" w:rsidR="00744E14" w:rsidRDefault="00507081" w14:paraId="68728A07" w14:textId="77777777">
            <w:pPr>
              <w:rPr>
                <w:lang w:val="es-ES"/>
              </w:rPr>
            </w:pPr>
            <w:r w:rsidRPr="00B60D5F">
              <w:rPr>
                <w:rFonts w:ascii="Consolas" w:hAnsi="Consolas"/>
                <w:color w:val="222222"/>
                <w:sz w:val="18"/>
                <w:lang w:val="es-ES"/>
              </w:rPr>
              <w:t xml:space="preserve">    bajas = [i for i, c in enumerate(confianzas) if c &lt; UMBRAL_CONF]</w:t>
            </w:r>
          </w:p>
          <w:p w:rsidRPr="00B60D5F" w:rsidR="00744E14" w:rsidRDefault="00507081" w14:paraId="0D262EE6" w14:textId="77777777">
            <w:pPr>
              <w:rPr>
                <w:lang w:val="es-ES"/>
              </w:rPr>
            </w:pPr>
            <w:r w:rsidRPr="00B60D5F">
              <w:rPr>
                <w:rFonts w:ascii="Consolas" w:hAnsi="Consolas"/>
                <w:color w:val="222222"/>
                <w:sz w:val="18"/>
                <w:lang w:val="es-ES"/>
              </w:rPr>
              <w:t xml:space="preserve">    if bajas:</w:t>
            </w:r>
          </w:p>
          <w:p w:rsidRPr="00B60D5F" w:rsidR="00744E14" w:rsidRDefault="00507081" w14:paraId="0CE1E6CE" w14:textId="77777777">
            <w:pPr>
              <w:rPr>
                <w:lang w:val="es-ES"/>
              </w:rPr>
            </w:pPr>
            <w:r w:rsidRPr="00B60D5F">
              <w:rPr>
                <w:rFonts w:ascii="Consolas" w:hAnsi="Consolas"/>
                <w:color w:val="222222"/>
                <w:sz w:val="18"/>
                <w:lang w:val="es-ES"/>
              </w:rPr>
              <w:t xml:space="preserve">        return "HITL", f"revisión humana en páginas {bajas}"</w:t>
            </w:r>
          </w:p>
          <w:p w:rsidRPr="00B60D5F" w:rsidR="00744E14" w:rsidRDefault="00744E14" w14:paraId="5160179F" w14:textId="77777777">
            <w:pPr>
              <w:rPr>
                <w:lang w:val="es-ES"/>
              </w:rPr>
            </w:pPr>
          </w:p>
          <w:p w:rsidRPr="00B60D5F" w:rsidR="00744E14" w:rsidRDefault="00507081" w14:paraId="6E76FDBC" w14:textId="77777777">
            <w:pPr>
              <w:rPr>
                <w:lang w:val="es-ES"/>
              </w:rPr>
            </w:pPr>
            <w:r w:rsidRPr="00B60D5F">
              <w:rPr>
                <w:rFonts w:ascii="Consolas" w:hAnsi="Consolas"/>
                <w:color w:val="222222"/>
                <w:sz w:val="18"/>
                <w:lang w:val="es-ES"/>
              </w:rPr>
              <w:t xml:space="preserve">    return "PASS", "ok"</w:t>
            </w:r>
          </w:p>
          <w:p w:rsidRPr="00B60D5F" w:rsidR="00744E14" w:rsidRDefault="00744E14" w14:paraId="65F1005E" w14:textId="77777777">
            <w:pPr>
              <w:rPr>
                <w:lang w:val="es-ES"/>
              </w:rPr>
            </w:pPr>
          </w:p>
          <w:p w:rsidRPr="00B60D5F" w:rsidR="00744E14" w:rsidRDefault="00744E14" w14:paraId="69A805B7" w14:textId="77777777">
            <w:pPr>
              <w:rPr>
                <w:lang w:val="es-ES"/>
              </w:rPr>
            </w:pPr>
          </w:p>
          <w:p w:rsidRPr="00B60D5F" w:rsidR="00744E14" w:rsidRDefault="00507081" w14:paraId="6DF02913" w14:textId="77777777">
            <w:pPr>
              <w:rPr>
                <w:lang w:val="es-ES"/>
              </w:rPr>
            </w:pPr>
            <w:r w:rsidRPr="00B60D5F">
              <w:rPr>
                <w:rFonts w:ascii="Consolas" w:hAnsi="Consolas"/>
                <w:color w:val="222222"/>
                <w:sz w:val="18"/>
                <w:lang w:val="es-ES"/>
              </w:rPr>
              <w:t># Uso en el pipeline:</w:t>
            </w:r>
          </w:p>
          <w:p w:rsidRPr="00B60D5F" w:rsidR="00744E14" w:rsidRDefault="00507081" w14:paraId="3164B7D0" w14:textId="77777777">
            <w:pPr>
              <w:rPr>
                <w:lang w:val="es-ES"/>
              </w:rPr>
            </w:pPr>
            <w:r w:rsidRPr="00B60D5F">
              <w:rPr>
                <w:rFonts w:ascii="Consolas" w:hAnsi="Consolas"/>
                <w:color w:val="222222"/>
                <w:sz w:val="18"/>
                <w:lang w:val="es-ES"/>
              </w:rPr>
              <w:t># estado, msg = validar_extraccion(48, resultado_ocr)</w:t>
            </w:r>
          </w:p>
          <w:p w:rsidRPr="00B60D5F" w:rsidR="00744E14" w:rsidRDefault="00507081" w14:paraId="7FEC6E6A" w14:textId="77777777">
            <w:pPr>
              <w:rPr>
                <w:lang w:val="es-ES"/>
              </w:rPr>
            </w:pPr>
            <w:r w:rsidRPr="00B60D5F">
              <w:rPr>
                <w:rFonts w:ascii="Consolas" w:hAnsi="Consolas"/>
                <w:color w:val="222222"/>
                <w:sz w:val="18"/>
                <w:lang w:val="es-ES"/>
              </w:rPr>
              <w:t># if estado == "BLOCK": registrar_incidencia(); return  # no indexar</w:t>
            </w:r>
          </w:p>
          <w:p w:rsidRPr="00B60D5F" w:rsidR="00744E14" w:rsidRDefault="00507081" w14:paraId="2C54E021" w14:textId="77777777">
            <w:pPr>
              <w:rPr>
                <w:lang w:val="es-ES"/>
              </w:rPr>
            </w:pPr>
            <w:r w:rsidRPr="00B60D5F">
              <w:rPr>
                <w:rFonts w:ascii="Consolas" w:hAnsi="Consolas"/>
                <w:color w:val="222222"/>
                <w:sz w:val="18"/>
                <w:lang w:val="es-ES"/>
              </w:rPr>
              <w:t># if estado == "HITL": encolar_revision(msg); continuar_solo_paginas_ok = True</w:t>
            </w:r>
          </w:p>
          <w:p w:rsidRPr="00B60D5F" w:rsidR="00744E14" w:rsidRDefault="00507081" w14:paraId="4F272323" w14:textId="77777777">
            <w:pPr>
              <w:rPr>
                <w:lang w:val="es-ES"/>
              </w:rPr>
            </w:pPr>
            <w:r w:rsidRPr="00B60D5F">
              <w:rPr>
                <w:rFonts w:ascii="Consolas" w:hAnsi="Consolas"/>
                <w:color w:val="222222"/>
                <w:sz w:val="18"/>
                <w:lang w:val="es-ES"/>
              </w:rPr>
              <w:t># if estado == "PASS": seguir a chunking</w:t>
            </w:r>
          </w:p>
        </w:tc>
      </w:tr>
    </w:tbl>
    <w:p w:rsidRPr="00B60D5F" w:rsidR="00744E14" w:rsidRDefault="00744E14" w14:paraId="46357F03" w14:textId="77777777">
      <w:pPr>
        <w:rPr>
          <w:lang w:val="es-ES"/>
        </w:rPr>
      </w:pPr>
    </w:p>
    <w:p w:rsidR="00744E14" w:rsidRDefault="00507081" w14:paraId="0D565F39" w14:textId="77777777">
      <w:pPr>
        <w:spacing w:before="200" w:after="80"/>
      </w:pPr>
      <w:r>
        <w:rPr>
          <w:b/>
          <w:color w:val="009BD9"/>
          <w:sz w:val="24"/>
        </w:rPr>
        <w:t>Fallos comunes y respuesta</w:t>
      </w:r>
    </w:p>
    <w:tbl>
      <w:tblPr>
        <w:tblStyle w:val="TableGrid"/>
        <w:tblW w:w="0" w:type="auto"/>
        <w:tblLook w:val="04A0" w:firstRow="1" w:lastRow="0" w:firstColumn="1" w:lastColumn="0" w:noHBand="0" w:noVBand="1"/>
      </w:tblPr>
      <w:tblGrid>
        <w:gridCol w:w="4389"/>
        <w:gridCol w:w="4389"/>
      </w:tblGrid>
      <w:tr w:rsidR="00744E14" w14:paraId="29FF7E09"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58FCBF9" w14:textId="77777777">
            <w:pPr>
              <w:jc w:val="center"/>
            </w:pPr>
            <w:r>
              <w:rPr>
                <w:b/>
                <w:color w:val="FFFFFF"/>
                <w:sz w:val="20"/>
              </w:rPr>
              <w:t>Fallo</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3890E720" w14:textId="77777777">
            <w:pPr>
              <w:jc w:val="center"/>
            </w:pPr>
            <w:r>
              <w:rPr>
                <w:b/>
                <w:color w:val="FFFFFF"/>
                <w:sz w:val="20"/>
              </w:rPr>
              <w:t>Respuesta</w:t>
            </w:r>
          </w:p>
        </w:tc>
      </w:tr>
      <w:tr w:rsidR="00744E14" w14:paraId="4BC7F40B"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992D6B7" w14:textId="77777777">
            <w:r>
              <w:rPr>
                <w:color w:val="333333"/>
                <w:sz w:val="20"/>
              </w:rPr>
              <w:t>page_count OCR &lt; fuente</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1441435" w14:textId="77777777">
            <w:r w:rsidRPr="00B60D5F">
              <w:rPr>
                <w:color w:val="333333"/>
                <w:sz w:val="20"/>
                <w:lang w:val="es-ES"/>
              </w:rPr>
              <w:t xml:space="preserve">Bloquear indexación. Re-OCR o HITL. </w:t>
            </w:r>
            <w:r>
              <w:rPr>
                <w:color w:val="333333"/>
                <w:sz w:val="20"/>
              </w:rPr>
              <w:t>Registrar incidencia.</w:t>
            </w:r>
          </w:p>
        </w:tc>
      </w:tr>
      <w:tr w:rsidRPr="00C16AD2" w:rsidR="00744E14" w14:paraId="070B2DE0"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50EA2C14" w14:textId="77777777">
            <w:r>
              <w:rPr>
                <w:color w:val="333333"/>
                <w:sz w:val="20"/>
              </w:rPr>
              <w:t>confidence &lt; 0,85 en página</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2A9CC30" w14:textId="77777777">
            <w:pPr>
              <w:rPr>
                <w:lang w:val="es-ES"/>
              </w:rPr>
            </w:pPr>
            <w:r w:rsidRPr="00B60D5F">
              <w:rPr>
                <w:color w:val="333333"/>
                <w:sz w:val="20"/>
                <w:lang w:val="es-ES"/>
              </w:rPr>
              <w:t>Cola HITL. El resto del documento puede seguir.</w:t>
            </w:r>
          </w:p>
        </w:tc>
      </w:tr>
      <w:tr w:rsidRPr="00C16AD2" w:rsidR="00744E14" w14:paraId="05D509D6"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2EB9515" w14:textId="77777777">
            <w:pPr>
              <w:rPr>
                <w:lang w:val="es-ES"/>
              </w:rPr>
            </w:pPr>
            <w:r w:rsidRPr="00B60D5F">
              <w:rPr>
                <w:color w:val="333333"/>
                <w:sz w:val="20"/>
                <w:lang w:val="es-ES"/>
              </w:rPr>
              <w:t>Tabla ilegible en OCR plano</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32C33500" w14:textId="77777777">
            <w:pPr>
              <w:rPr>
                <w:lang w:val="es-ES"/>
              </w:rPr>
            </w:pPr>
            <w:r w:rsidRPr="00B60D5F">
              <w:rPr>
                <w:color w:val="333333"/>
                <w:sz w:val="20"/>
                <w:lang w:val="es-ES"/>
              </w:rPr>
              <w:t>Usar extractor de tablas o VLM para esa región.</w:t>
            </w:r>
          </w:p>
        </w:tc>
      </w:tr>
      <w:tr w:rsidR="00744E14" w14:paraId="36D89BC6"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58E6F922" w14:textId="77777777">
            <w:pPr>
              <w:rPr>
                <w:lang w:val="es-ES"/>
              </w:rPr>
            </w:pPr>
            <w:r w:rsidRPr="00B60D5F">
              <w:rPr>
                <w:color w:val="333333"/>
                <w:sz w:val="20"/>
                <w:lang w:val="es-ES"/>
              </w:rPr>
              <w:t>Figura sin texto en normativa</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FF07581" w14:textId="77777777">
            <w:r>
              <w:rPr>
                <w:color w:val="333333"/>
                <w:sz w:val="20"/>
              </w:rPr>
              <w:t>Caption VLM → chunk child con asset_uri.</w:t>
            </w:r>
          </w:p>
        </w:tc>
      </w:tr>
      <w:tr w:rsidR="00744E14" w14:paraId="05BDF42F"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EDCC077" w14:textId="77777777">
            <w:r>
              <w:rPr>
                <w:color w:val="333333"/>
                <w:sz w:val="20"/>
              </w:rPr>
              <w:t>Tipo documental desconocido</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5D05E49" w14:textId="77777777">
            <w:r w:rsidRPr="00B60D5F">
              <w:rPr>
                <w:color w:val="333333"/>
                <w:sz w:val="20"/>
                <w:lang w:val="es-ES"/>
              </w:rPr>
              <w:t xml:space="preserve">Clasificar en taxonomía antes de continuar. </w:t>
            </w:r>
            <w:r>
              <w:rPr>
                <w:color w:val="333333"/>
                <w:sz w:val="20"/>
              </w:rPr>
              <w:t>No usar pipeline "default".</w:t>
            </w:r>
          </w:p>
        </w:tc>
      </w:tr>
      <w:tr w:rsidRPr="00C16AD2" w:rsidR="00744E14" w14:paraId="6AB2C7BC"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34D647F" w14:textId="77777777">
            <w:r>
              <w:rPr>
                <w:color w:val="333333"/>
                <w:sz w:val="20"/>
              </w:rPr>
              <w:t>Template con secciones incompletas</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2B154989" w14:textId="77777777">
            <w:pPr>
              <w:rPr>
                <w:lang w:val="es-ES"/>
              </w:rPr>
            </w:pPr>
            <w:r w:rsidRPr="00B60D5F">
              <w:rPr>
                <w:color w:val="333333"/>
                <w:sz w:val="20"/>
                <w:lang w:val="es-ES"/>
              </w:rPr>
              <w:t>Incidencia al owner. No indexar.</w:t>
            </w:r>
          </w:p>
        </w:tc>
      </w:tr>
    </w:tbl>
    <w:p w:rsidRPr="00B60D5F" w:rsidR="00744E14" w:rsidRDefault="00744E14" w14:paraId="67A575A0" w14:textId="77777777">
      <w:pPr>
        <w:rPr>
          <w:lang w:val="es-ES"/>
        </w:rPr>
      </w:pPr>
    </w:p>
    <w:p w:rsidRPr="00B60D5F" w:rsidR="00744E14" w:rsidRDefault="00507081" w14:paraId="519E5E67" w14:textId="77777777">
      <w:pPr>
        <w:spacing w:before="200" w:after="80"/>
        <w:rPr>
          <w:lang w:val="es-ES"/>
        </w:rPr>
      </w:pPr>
      <w:r w:rsidRPr="00B60D5F">
        <w:rPr>
          <w:b/>
          <w:color w:val="009BD9"/>
          <w:sz w:val="24"/>
          <w:lang w:val="es-ES"/>
        </w:rPr>
        <w:t>Imágenes en documentos (regla por tipo)</w:t>
      </w:r>
    </w:p>
    <w:tbl>
      <w:tblPr>
        <w:tblStyle w:val="TableGrid"/>
        <w:tblW w:w="0" w:type="auto"/>
        <w:tblLook w:val="04A0" w:firstRow="1" w:lastRow="0" w:firstColumn="1" w:lastColumn="0" w:noHBand="0" w:noVBand="1"/>
      </w:tblPr>
      <w:tblGrid>
        <w:gridCol w:w="4389"/>
        <w:gridCol w:w="4389"/>
      </w:tblGrid>
      <w:tr w:rsidR="00744E14" w14:paraId="5BCA55F9"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398891B" w14:textId="77777777">
            <w:pPr>
              <w:jc w:val="center"/>
            </w:pPr>
            <w:r>
              <w:rPr>
                <w:b/>
                <w:color w:val="FFFFFF"/>
                <w:sz w:val="20"/>
              </w:rPr>
              <w:t>Tipo de imagen</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DD0BC08" w14:textId="77777777">
            <w:pPr>
              <w:jc w:val="center"/>
            </w:pPr>
            <w:r>
              <w:rPr>
                <w:b/>
                <w:color w:val="FFFFFF"/>
                <w:sz w:val="20"/>
              </w:rPr>
              <w:t>Acción</w:t>
            </w:r>
          </w:p>
        </w:tc>
      </w:tr>
      <w:tr w:rsidRPr="00C16AD2" w:rsidR="00744E14" w14:paraId="55DB97D4"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C510DD7" w14:textId="77777777">
            <w:r>
              <w:rPr>
                <w:color w:val="333333"/>
                <w:sz w:val="20"/>
              </w:rPr>
              <w:t>Página escaneada completa</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4C8CEFE2" w14:textId="77777777">
            <w:pPr>
              <w:rPr>
                <w:lang w:val="es-ES"/>
              </w:rPr>
            </w:pPr>
            <w:r w:rsidRPr="00B60D5F">
              <w:rPr>
                <w:color w:val="333333"/>
                <w:sz w:val="20"/>
                <w:lang w:val="es-ES"/>
              </w:rPr>
              <w:t>OCR → texto en chunk. La imagen es el medio, no el producto.</w:t>
            </w:r>
          </w:p>
        </w:tc>
      </w:tr>
      <w:tr w:rsidR="00744E14" w14:paraId="0FEC1D30"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45C7AFA" w14:textId="77777777">
            <w:r>
              <w:rPr>
                <w:color w:val="333333"/>
                <w:sz w:val="20"/>
              </w:rPr>
              <w:t>Gráfico / diagrama con tendencia</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AE6B64A" w14:textId="77777777">
            <w:r>
              <w:rPr>
                <w:color w:val="333333"/>
                <w:sz w:val="20"/>
              </w:rPr>
              <w:t>Caption VLM en texto del chunk + asset_uri.</w:t>
            </w:r>
          </w:p>
        </w:tc>
      </w:tr>
      <w:tr w:rsidRPr="00C16AD2" w:rsidR="00744E14" w14:paraId="5C4D847F"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02867EB" w14:textId="77777777">
            <w:pPr>
              <w:rPr>
                <w:lang w:val="es-ES"/>
              </w:rPr>
            </w:pPr>
            <w:r w:rsidRPr="00B60D5F">
              <w:rPr>
                <w:color w:val="333333"/>
                <w:sz w:val="20"/>
                <w:lang w:val="es-ES"/>
              </w:rPr>
              <w:t>Firma o sello (evidencia legal)</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9278606" w14:textId="77777777">
            <w:pPr>
              <w:rPr>
                <w:lang w:val="es-ES"/>
              </w:rPr>
            </w:pPr>
            <w:r w:rsidRPr="00B60D5F">
              <w:rPr>
                <w:color w:val="333333"/>
                <w:sz w:val="20"/>
                <w:lang w:val="es-ES"/>
              </w:rPr>
              <w:t>Custodiar binario. Chunk solo con referencia + AuthZ expediente.</w:t>
            </w:r>
          </w:p>
        </w:tc>
      </w:tr>
      <w:tr w:rsidRPr="00C16AD2" w:rsidR="00744E14" w14:paraId="69314687"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4E0E0B1" w14:textId="77777777">
            <w:r>
              <w:rPr>
                <w:color w:val="333333"/>
                <w:sz w:val="20"/>
              </w:rPr>
              <w:t>Foto DNI / biometría</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6218B6FF" w14:textId="77777777">
            <w:pPr>
              <w:rPr>
                <w:lang w:val="es-ES"/>
              </w:rPr>
            </w:pPr>
            <w:r w:rsidRPr="00B60D5F">
              <w:rPr>
                <w:color w:val="333333"/>
                <w:sz w:val="20"/>
                <w:lang w:val="es-ES"/>
              </w:rPr>
              <w:t>No embeder. Índice por caso o prohibir RAG.</w:t>
            </w:r>
          </w:p>
        </w:tc>
      </w:tr>
      <w:tr w:rsidRPr="00C16AD2" w:rsidR="00744E14" w14:paraId="79B10511"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226B867B" w14:textId="77777777">
            <w:pPr>
              <w:rPr>
                <w:lang w:val="es-ES"/>
              </w:rPr>
            </w:pPr>
            <w:r w:rsidRPr="00B60D5F">
              <w:rPr>
                <w:color w:val="333333"/>
                <w:sz w:val="20"/>
                <w:lang w:val="es-ES"/>
              </w:rPr>
              <w:t>Foto operativa sin texto relevante</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212E392" w14:textId="77777777">
            <w:pPr>
              <w:rPr>
                <w:lang w:val="es-ES"/>
              </w:rPr>
            </w:pPr>
            <w:r w:rsidRPr="00B60D5F">
              <w:rPr>
                <w:color w:val="333333"/>
                <w:sz w:val="20"/>
                <w:lang w:val="es-ES"/>
              </w:rPr>
              <w:t>Solo caption VLM o metadato de búsqueda.</w:t>
            </w:r>
          </w:p>
        </w:tc>
      </w:tr>
    </w:tbl>
    <w:p w:rsidRPr="00B60D5F" w:rsidR="00744E14" w:rsidRDefault="00744E14" w14:paraId="171C63C0" w14:textId="77777777">
      <w:pPr>
        <w:rPr>
          <w:lang w:val="es-ES"/>
        </w:rPr>
      </w:pPr>
    </w:p>
    <w:p w:rsidRPr="00B60D5F" w:rsidR="00744E14" w:rsidRDefault="00507081" w14:paraId="372B78EB" w14:textId="77777777">
      <w:pPr>
        <w:spacing w:before="280" w:after="120"/>
        <w:rPr>
          <w:lang w:val="es-ES"/>
        </w:rPr>
      </w:pPr>
      <w:r w:rsidRPr="00B60D5F">
        <w:rPr>
          <w:b/>
          <w:color w:val="004B8D"/>
          <w:sz w:val="28"/>
          <w:lang w:val="es-ES"/>
        </w:rPr>
        <w:t>6. Seguridad, clasificación y compliance</w:t>
      </w:r>
    </w:p>
    <w:p w:rsidRPr="00B60D5F" w:rsidR="00744E14" w:rsidRDefault="00507081" w14:paraId="19CAA3BE" w14:textId="77777777">
      <w:pPr>
        <w:spacing w:before="200" w:after="80"/>
        <w:rPr>
          <w:lang w:val="es-ES"/>
        </w:rPr>
      </w:pPr>
      <w:r w:rsidRPr="00B60D5F">
        <w:rPr>
          <w:b/>
          <w:color w:val="009BD9"/>
          <w:sz w:val="24"/>
          <w:lang w:val="es-ES"/>
        </w:rPr>
        <w:t>Clasificación en 2 minutos</w:t>
      </w:r>
    </w:p>
    <w:p w:rsidRPr="00B60D5F" w:rsidR="00744E14" w:rsidRDefault="00507081" w14:paraId="0DF877BC" w14:textId="77777777">
      <w:pPr>
        <w:spacing w:after="120" w:line="280" w:lineRule="exact"/>
        <w:rPr>
          <w:lang w:val="es-ES"/>
        </w:rPr>
      </w:pPr>
      <w:r w:rsidRPr="00B60D5F">
        <w:rPr>
          <w:color w:val="333333"/>
          <w:lang w:val="es-ES"/>
        </w:rPr>
        <w:t>Asigna estas dos dimensiones a cada fuente. De ellas depende cómo puedes usarla:</w:t>
      </w:r>
    </w:p>
    <w:tbl>
      <w:tblPr>
        <w:tblStyle w:val="TableGrid"/>
        <w:tblW w:w="0" w:type="auto"/>
        <w:tblLook w:val="04A0" w:firstRow="1" w:lastRow="0" w:firstColumn="1" w:lastColumn="0" w:noHBand="0" w:noVBand="1"/>
      </w:tblPr>
      <w:tblGrid>
        <w:gridCol w:w="8778"/>
      </w:tblGrid>
      <w:tr w:rsidRPr="00C16AD2" w:rsidR="00744E14" w14:paraId="26BFC3D9"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Pr="00B60D5F" w:rsidR="00744E14" w:rsidRDefault="00507081" w14:paraId="10161442" w14:textId="77777777">
            <w:pPr>
              <w:rPr>
                <w:lang w:val="es-ES"/>
              </w:rPr>
            </w:pPr>
            <w:r w:rsidRPr="00B60D5F">
              <w:rPr>
                <w:rFonts w:ascii="Consolas" w:hAnsi="Consolas"/>
                <w:color w:val="222222"/>
                <w:sz w:val="18"/>
                <w:lang w:val="es-ES"/>
              </w:rPr>
              <w:t>FORMA:        estructurado | no estructurado | semiestructurado | multimodal</w:t>
            </w:r>
          </w:p>
          <w:p w:rsidRPr="00B60D5F" w:rsidR="00744E14" w:rsidRDefault="00507081" w14:paraId="3A13DADB" w14:textId="77777777">
            <w:pPr>
              <w:rPr>
                <w:lang w:val="es-ES"/>
              </w:rPr>
            </w:pPr>
            <w:r w:rsidRPr="00B60D5F">
              <w:rPr>
                <w:rFonts w:ascii="Consolas" w:hAnsi="Consolas"/>
                <w:color w:val="222222"/>
                <w:sz w:val="18"/>
                <w:lang w:val="es-ES"/>
              </w:rPr>
              <w:t>SENSIBILIDAD: público | interno | personal | especialmente_sensible</w:t>
            </w:r>
          </w:p>
        </w:tc>
      </w:tr>
    </w:tbl>
    <w:p w:rsidRPr="00B60D5F" w:rsidR="00744E14" w:rsidRDefault="00744E14" w14:paraId="25C92FD4" w14:textId="77777777">
      <w:pPr>
        <w:rPr>
          <w:lang w:val="es-ES"/>
        </w:rPr>
      </w:pPr>
    </w:p>
    <w:p w:rsidR="00744E14" w:rsidRDefault="00507081" w14:paraId="323CA33F" w14:textId="77777777">
      <w:pPr>
        <w:spacing w:after="120" w:line="280" w:lineRule="exact"/>
      </w:pPr>
      <w:r>
        <w:rPr>
          <w:b/>
          <w:color w:val="333333"/>
        </w:rPr>
        <w:t>Regla práctica por combinación:</w:t>
      </w:r>
    </w:p>
    <w:tbl>
      <w:tblPr>
        <w:tblStyle w:val="TableGrid"/>
        <w:tblW w:w="0" w:type="auto"/>
        <w:tblLook w:val="04A0" w:firstRow="1" w:lastRow="0" w:firstColumn="1" w:lastColumn="0" w:noHBand="0" w:noVBand="1"/>
      </w:tblPr>
      <w:tblGrid>
        <w:gridCol w:w="2195"/>
        <w:gridCol w:w="2195"/>
        <w:gridCol w:w="2194"/>
        <w:gridCol w:w="2194"/>
      </w:tblGrid>
      <w:tr w:rsidR="00744E14" w14:paraId="4A1E79FF" w14:textId="77777777">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5B4F6973" w14:textId="77777777">
            <w:pPr>
              <w:jc w:val="center"/>
            </w:pPr>
            <w:r>
              <w:rPr>
                <w:b/>
                <w:color w:val="FFFFFF"/>
                <w:sz w:val="20"/>
              </w:rPr>
              <w:t>Sensibilidad</w:t>
            </w:r>
          </w:p>
        </w:tc>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108D3826" w14:textId="77777777">
            <w:pPr>
              <w:jc w:val="center"/>
            </w:pPr>
            <w:r>
              <w:rPr>
                <w:b/>
                <w:color w:val="FFFFFF"/>
                <w:sz w:val="20"/>
              </w:rPr>
              <w:t>Embeddings</w:t>
            </w:r>
          </w:p>
        </w:tc>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14AFB557" w14:textId="77777777">
            <w:pPr>
              <w:jc w:val="center"/>
            </w:pPr>
            <w:r>
              <w:rPr>
                <w:b/>
                <w:color w:val="FFFFFF"/>
                <w:sz w:val="20"/>
              </w:rPr>
              <w:t>Vector store</w:t>
            </w:r>
          </w:p>
        </w:tc>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33CC928A" w14:textId="77777777">
            <w:pPr>
              <w:jc w:val="center"/>
            </w:pPr>
            <w:r>
              <w:rPr>
                <w:b/>
                <w:color w:val="FFFFFF"/>
                <w:sz w:val="20"/>
              </w:rPr>
              <w:t>Memoria agente</w:t>
            </w:r>
          </w:p>
        </w:tc>
      </w:tr>
      <w:tr w:rsidR="00744E14" w14:paraId="5F465276" w14:textId="77777777">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0E3AF884" w14:textId="77777777">
            <w:r>
              <w:rPr>
                <w:color w:val="333333"/>
                <w:sz w:val="20"/>
              </w:rPr>
              <w:t>Público / interno no personal</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075CA15F" w14:textId="77777777">
            <w:r>
              <w:rPr>
                <w:color w:val="333333"/>
                <w:sz w:val="20"/>
              </w:rPr>
              <w:t>Sí, corpus compartido</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07A75C95" w14:textId="77777777">
            <w:r>
              <w:rPr>
                <w:color w:val="333333"/>
                <w:sz w:val="20"/>
              </w:rPr>
              <w:t>Partición por dominio</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A9773E8" w14:textId="77777777">
            <w:r>
              <w:rPr>
                <w:color w:val="333333"/>
                <w:sz w:val="20"/>
              </w:rPr>
              <w:t>Contexto de sesión OK</w:t>
            </w:r>
          </w:p>
        </w:tc>
      </w:tr>
      <w:tr w:rsidR="00744E14" w14:paraId="726542FF" w14:textId="77777777">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7D66823" w14:textId="77777777">
            <w:r>
              <w:rPr>
                <w:color w:val="333333"/>
                <w:sz w:val="20"/>
              </w:rPr>
              <w:t>Personal (expediente)</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6765D670" w14:textId="77777777">
            <w:pPr>
              <w:rPr>
                <w:lang w:val="es-ES"/>
              </w:rPr>
            </w:pPr>
            <w:r w:rsidRPr="00B60D5F">
              <w:rPr>
                <w:color w:val="333333"/>
                <w:sz w:val="20"/>
                <w:lang w:val="es-ES"/>
              </w:rPr>
              <w:t>Solo índice por case_id o anonimizado</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8E06AB7" w14:textId="77777777">
            <w:r>
              <w:rPr>
                <w:color w:val="333333"/>
                <w:sz w:val="20"/>
              </w:rPr>
              <w:t>Tenant estricto</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46ADB20" w14:textId="77777777">
            <w:r>
              <w:rPr>
                <w:color w:val="333333"/>
                <w:sz w:val="20"/>
              </w:rPr>
              <w:t>Sin memoria global</w:t>
            </w:r>
          </w:p>
        </w:tc>
      </w:tr>
      <w:tr w:rsidR="00744E14" w14:paraId="54F59F19" w14:textId="77777777">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1C831D0" w14:textId="77777777">
            <w:r>
              <w:rPr>
                <w:color w:val="333333"/>
                <w:sz w:val="20"/>
              </w:rPr>
              <w:t>Especialmente sensible</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82BD818" w14:textId="77777777">
            <w:r>
              <w:rPr>
                <w:color w:val="333333"/>
                <w:sz w:val="20"/>
              </w:rPr>
              <w:t>Por defecto NO</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50E0142" w14:textId="77777777">
            <w:r>
              <w:rPr>
                <w:color w:val="333333"/>
                <w:sz w:val="20"/>
              </w:rPr>
              <w:t>Aislado + HITL</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5533A70" w14:textId="77777777">
            <w:r>
              <w:rPr>
                <w:color w:val="333333"/>
                <w:sz w:val="20"/>
              </w:rPr>
              <w:t>Sin persistencia</w:t>
            </w:r>
          </w:p>
        </w:tc>
      </w:tr>
    </w:tbl>
    <w:p w:rsidR="00744E14" w:rsidRDefault="00744E14" w14:paraId="6DE555B3" w14:textId="77777777"/>
    <w:p w:rsidRPr="00B60D5F" w:rsidR="00744E14" w:rsidRDefault="00507081" w14:paraId="1215A925" w14:textId="77777777">
      <w:pPr>
        <w:spacing w:before="200" w:after="80"/>
        <w:rPr>
          <w:lang w:val="es-ES"/>
        </w:rPr>
      </w:pPr>
      <w:r w:rsidRPr="00B60D5F">
        <w:rPr>
          <w:b/>
          <w:color w:val="009BD9"/>
          <w:sz w:val="24"/>
          <w:lang w:val="es-ES"/>
        </w:rPr>
        <w:t>Los 3 controles mínimos (aplica siempre, en todos los modos)</w:t>
      </w:r>
    </w:p>
    <w:p w:rsidRPr="00B60D5F" w:rsidR="00744E14" w:rsidRDefault="00507081" w14:paraId="6406A052" w14:textId="77777777">
      <w:pPr>
        <w:spacing w:after="120" w:line="280" w:lineRule="exact"/>
        <w:rPr>
          <w:lang w:val="es-ES"/>
        </w:rPr>
      </w:pPr>
      <w:r w:rsidRPr="00B60D5F">
        <w:rPr>
          <w:color w:val="333333"/>
          <w:lang w:val="es-ES"/>
        </w:rPr>
        <w:t xml:space="preserve">1. </w:t>
      </w:r>
      <w:r w:rsidRPr="00B60D5F">
        <w:rPr>
          <w:b/>
          <w:color w:val="333333"/>
          <w:lang w:val="es-ES"/>
        </w:rPr>
        <w:t>Filtros AuthZ antes del retrieval.</w:t>
      </w:r>
      <w:r w:rsidRPr="00B60D5F">
        <w:rPr>
          <w:color w:val="333333"/>
          <w:lang w:val="es-ES"/>
        </w:rPr>
        <w:t xml:space="preserve"> No después. El agente nunca debe ver si existen chunks que no le pertenecen.</w:t>
      </w:r>
    </w:p>
    <w:p w:rsidRPr="00B60D5F" w:rsidR="00744E14" w:rsidRDefault="00507081" w14:paraId="6D414640" w14:textId="77777777">
      <w:pPr>
        <w:spacing w:after="120" w:line="280" w:lineRule="exact"/>
        <w:rPr>
          <w:lang w:val="es-ES"/>
        </w:rPr>
      </w:pPr>
      <w:r w:rsidRPr="00B60D5F">
        <w:rPr>
          <w:color w:val="333333"/>
          <w:lang w:val="es-ES"/>
        </w:rPr>
        <w:t xml:space="preserve">2. </w:t>
      </w:r>
      <w:r w:rsidRPr="00B60D5F">
        <w:rPr>
          <w:b/>
          <w:color w:val="333333"/>
          <w:lang w:val="es-ES"/>
        </w:rPr>
        <w:t>Allowlist de fuentes.</w:t>
      </w:r>
      <w:r w:rsidRPr="00B60D5F">
        <w:rPr>
          <w:color w:val="333333"/>
          <w:lang w:val="es-ES"/>
        </w:rPr>
        <w:t xml:space="preserve"> Solo ingestas documentos de fuentes aprobadas. Sin esto, cualquier PDF en una carpeta compartida puede envenenar el índice.</w:t>
      </w:r>
    </w:p>
    <w:p w:rsidRPr="00B60D5F" w:rsidR="00744E14" w:rsidRDefault="00507081" w14:paraId="7C30E4A1" w14:textId="77777777">
      <w:pPr>
        <w:spacing w:after="120" w:line="280" w:lineRule="exact"/>
        <w:rPr>
          <w:lang w:val="es-ES"/>
        </w:rPr>
      </w:pPr>
      <w:r w:rsidRPr="00B60D5F">
        <w:rPr>
          <w:color w:val="333333"/>
          <w:lang w:val="es-ES"/>
        </w:rPr>
        <w:t xml:space="preserve">3. </w:t>
      </w:r>
      <w:r w:rsidRPr="00B60D5F">
        <w:rPr>
          <w:b/>
          <w:color w:val="333333"/>
          <w:lang w:val="es-ES"/>
        </w:rPr>
        <w:t>Logs de auditoría.</w:t>
      </w:r>
      <w:r w:rsidRPr="00B60D5F">
        <w:rPr>
          <w:color w:val="333333"/>
          <w:lang w:val="es-ES"/>
        </w:rPr>
        <w:t xml:space="preserve"> Mínimo: qué user, qué query, qué chunks devolvió, qué índice. Sin logs no hay auditoría.</w:t>
      </w:r>
    </w:p>
    <w:p w:rsidRPr="00B60D5F" w:rsidR="00744E14" w:rsidRDefault="00507081" w14:paraId="7ABFFD87" w14:textId="77777777">
      <w:pPr>
        <w:spacing w:before="200" w:after="80"/>
        <w:rPr>
          <w:lang w:val="es-ES"/>
        </w:rPr>
      </w:pPr>
      <w:r w:rsidRPr="00B60D5F">
        <w:rPr>
          <w:b/>
          <w:color w:val="009BD9"/>
          <w:sz w:val="24"/>
          <w:lang w:val="es-ES"/>
        </w:rPr>
        <w:t>Compliance mínimo (Startup puede empezar aquí)</w:t>
      </w:r>
    </w:p>
    <w:p w:rsidRPr="00B60D5F" w:rsidR="00744E14" w:rsidRDefault="00507081" w14:paraId="326E2CCA" w14:textId="77777777">
      <w:pPr>
        <w:ind w:left="227"/>
        <w:rPr>
          <w:lang w:val="es-ES"/>
        </w:rPr>
      </w:pPr>
      <w:r w:rsidRPr="00B60D5F">
        <w:rPr>
          <w:color w:val="004B8D"/>
          <w:lang w:val="es-ES"/>
        </w:rPr>
        <w:t xml:space="preserve">☐ </w:t>
      </w:r>
      <w:r w:rsidRPr="00B60D5F">
        <w:rPr>
          <w:color w:val="333333"/>
          <w:sz w:val="20"/>
          <w:lang w:val="es-ES"/>
        </w:rPr>
        <w:t>¿Esta fuente contiene datos de personas identificables? → Si sí, base legal RGPD.</w:t>
      </w:r>
    </w:p>
    <w:p w:rsidRPr="00B60D5F" w:rsidR="00744E14" w:rsidRDefault="00507081" w14:paraId="47B907E4" w14:textId="77777777">
      <w:pPr>
        <w:ind w:left="227"/>
        <w:rPr>
          <w:lang w:val="es-ES"/>
        </w:rPr>
      </w:pPr>
      <w:r w:rsidRPr="00B60D5F">
        <w:rPr>
          <w:color w:val="004B8D"/>
          <w:lang w:val="es-ES"/>
        </w:rPr>
        <w:t xml:space="preserve">☐ </w:t>
      </w:r>
      <w:r w:rsidRPr="00B60D5F">
        <w:rPr>
          <w:color w:val="333333"/>
          <w:sz w:val="20"/>
          <w:lang w:val="es-ES"/>
        </w:rPr>
        <w:t>¿Puede el dato salir de la UE? (ej: API de embedding externa) → Si hay PII, resuelve antes de enviar.</w:t>
      </w:r>
    </w:p>
    <w:p w:rsidRPr="00B60D5F" w:rsidR="00744E14" w:rsidRDefault="00507081" w14:paraId="20708CBF" w14:textId="77777777">
      <w:pPr>
        <w:ind w:left="227"/>
        <w:rPr>
          <w:lang w:val="es-ES"/>
        </w:rPr>
      </w:pPr>
      <w:r w:rsidRPr="00B60D5F">
        <w:rPr>
          <w:color w:val="004B8D"/>
          <w:lang w:val="es-ES"/>
        </w:rPr>
        <w:t xml:space="preserve">☐ </w:t>
      </w:r>
      <w:r w:rsidRPr="00B60D5F">
        <w:rPr>
          <w:color w:val="333333"/>
          <w:sz w:val="20"/>
          <w:lang w:val="es-ES"/>
        </w:rPr>
        <w:t>¿Hay un responsable funcional que sepa cuándo el documento queda obsoleto? → Si no → no indexar.</w:t>
      </w:r>
    </w:p>
    <w:p w:rsidRPr="00B60D5F" w:rsidR="00744E14" w:rsidRDefault="00507081" w14:paraId="18D449D7" w14:textId="77777777">
      <w:pPr>
        <w:spacing w:before="280" w:after="120"/>
        <w:rPr>
          <w:lang w:val="es-ES"/>
        </w:rPr>
      </w:pPr>
      <w:r w:rsidRPr="00B60D5F">
        <w:rPr>
          <w:b/>
          <w:color w:val="004B8D"/>
          <w:sz w:val="28"/>
          <w:lang w:val="es-ES"/>
        </w:rPr>
        <w:t>7. CDC, CI/CD y degradación graceful</w:t>
      </w:r>
    </w:p>
    <w:p w:rsidRPr="00B60D5F" w:rsidR="00744E14" w:rsidRDefault="00507081" w14:paraId="23217767" w14:textId="77777777">
      <w:pPr>
        <w:spacing w:before="200" w:after="80"/>
        <w:rPr>
          <w:lang w:val="es-ES"/>
        </w:rPr>
      </w:pPr>
      <w:r w:rsidRPr="00B60D5F">
        <w:rPr>
          <w:b/>
          <w:color w:val="009BD9"/>
          <w:sz w:val="24"/>
          <w:lang w:val="es-ES"/>
        </w:rPr>
        <w:t>CDC incremental — detecta cambios sin re-indexar todo</w:t>
      </w:r>
    </w:p>
    <w:p w:rsidRPr="00B60D5F" w:rsidR="00744E14" w:rsidRDefault="00507081" w14:paraId="55EE6A08" w14:textId="77777777">
      <w:pPr>
        <w:spacing w:after="120" w:line="280" w:lineRule="exact"/>
        <w:rPr>
          <w:lang w:val="es-ES"/>
        </w:rPr>
      </w:pPr>
      <w:r w:rsidRPr="00B60D5F">
        <w:rPr>
          <w:color w:val="333333"/>
          <w:lang w:val="es-ES"/>
        </w:rPr>
        <w:t>Calcular un hash del documento en cada ingesta y comparar con el almacenado:</w:t>
      </w:r>
    </w:p>
    <w:tbl>
      <w:tblPr>
        <w:tblStyle w:val="TableGrid"/>
        <w:tblW w:w="0" w:type="auto"/>
        <w:tblLook w:val="04A0" w:firstRow="1" w:lastRow="0" w:firstColumn="1" w:lastColumn="0" w:noHBand="0" w:noVBand="1"/>
      </w:tblPr>
      <w:tblGrid>
        <w:gridCol w:w="8778"/>
      </w:tblGrid>
      <w:tr w:rsidR="00744E14" w14:paraId="72F1EBBC"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00744E14" w:rsidRDefault="00507081" w14:paraId="366696EA" w14:textId="77777777">
            <w:r>
              <w:rPr>
                <w:rFonts w:ascii="Consolas" w:hAnsi="Consolas"/>
                <w:color w:val="222222"/>
                <w:sz w:val="18"/>
              </w:rPr>
              <w:t>import hashlib</w:t>
            </w:r>
          </w:p>
          <w:p w:rsidR="00744E14" w:rsidRDefault="00507081" w14:paraId="18B858F7" w14:textId="77777777">
            <w:r>
              <w:rPr>
                <w:rFonts w:ascii="Consolas" w:hAnsi="Consolas"/>
                <w:color w:val="222222"/>
                <w:sz w:val="18"/>
              </w:rPr>
              <w:t>from pathlib import Path</w:t>
            </w:r>
          </w:p>
          <w:p w:rsidR="00744E14" w:rsidRDefault="00744E14" w14:paraId="7339B9EB" w14:textId="77777777"/>
          <w:p w:rsidRPr="00B60D5F" w:rsidR="00744E14" w:rsidRDefault="00507081" w14:paraId="089E6370" w14:textId="77777777">
            <w:pPr>
              <w:rPr>
                <w:lang w:val="es-ES"/>
              </w:rPr>
            </w:pPr>
            <w:r w:rsidRPr="00B60D5F">
              <w:rPr>
                <w:rFonts w:ascii="Consolas" w:hAnsi="Consolas"/>
                <w:color w:val="222222"/>
                <w:sz w:val="18"/>
                <w:lang w:val="es-ES"/>
              </w:rPr>
              <w:t>def hashes_documento(ruta: Path, texto_extraido: str) -&gt; dict:</w:t>
            </w:r>
          </w:p>
          <w:p w:rsidRPr="00B60D5F" w:rsidR="00744E14" w:rsidRDefault="00507081" w14:paraId="3F5964ED" w14:textId="77777777">
            <w:pPr>
              <w:rPr>
                <w:lang w:val="es-ES"/>
              </w:rPr>
            </w:pPr>
            <w:r w:rsidRPr="00B60D5F">
              <w:rPr>
                <w:rFonts w:ascii="Consolas" w:hAnsi="Consolas"/>
                <w:color w:val="222222"/>
                <w:sz w:val="18"/>
                <w:lang w:val="es-ES"/>
              </w:rPr>
              <w:t xml:space="preserve">    """Dos hashes: binario (archivo) y contenido (texto post-OCR)."""</w:t>
            </w:r>
          </w:p>
          <w:p w:rsidR="00744E14" w:rsidRDefault="00507081" w14:paraId="6381BC80" w14:textId="77777777">
            <w:r w:rsidRPr="00B60D5F">
              <w:rPr>
                <w:rFonts w:ascii="Consolas" w:hAnsi="Consolas"/>
                <w:color w:val="222222"/>
                <w:sz w:val="18"/>
                <w:lang w:val="es-ES"/>
              </w:rPr>
              <w:t xml:space="preserve">    </w:t>
            </w:r>
            <w:r>
              <w:rPr>
                <w:rFonts w:ascii="Consolas" w:hAnsi="Consolas"/>
                <w:color w:val="222222"/>
                <w:sz w:val="18"/>
              </w:rPr>
              <w:t>return {</w:t>
            </w:r>
          </w:p>
          <w:p w:rsidR="00744E14" w:rsidRDefault="00507081" w14:paraId="032963A1" w14:textId="77777777">
            <w:r>
              <w:rPr>
                <w:rFonts w:ascii="Consolas" w:hAnsi="Consolas"/>
                <w:color w:val="222222"/>
                <w:sz w:val="18"/>
              </w:rPr>
              <w:t xml:space="preserve">        "file_hash": hashlib.sha256(ruta.read_bytes()).hexdigest(),</w:t>
            </w:r>
          </w:p>
          <w:p w:rsidR="00744E14" w:rsidRDefault="00507081" w14:paraId="65DFC4E5" w14:textId="77777777">
            <w:r>
              <w:rPr>
                <w:rFonts w:ascii="Consolas" w:hAnsi="Consolas"/>
                <w:color w:val="222222"/>
                <w:sz w:val="18"/>
              </w:rPr>
              <w:t xml:space="preserve">        "content_hash": hashlib.sha256(texto_extraido.encode("utf-8")).hexdigest(),</w:t>
            </w:r>
          </w:p>
          <w:p w:rsidR="00744E14" w:rsidRDefault="00507081" w14:paraId="549161E1" w14:textId="77777777">
            <w:r>
              <w:rPr>
                <w:rFonts w:ascii="Consolas" w:hAnsi="Consolas"/>
                <w:color w:val="222222"/>
                <w:sz w:val="18"/>
              </w:rPr>
              <w:t xml:space="preserve">    }</w:t>
            </w:r>
          </w:p>
          <w:p w:rsidR="00744E14" w:rsidRDefault="00744E14" w14:paraId="6864D9AA" w14:textId="77777777"/>
          <w:p w:rsidR="00744E14" w:rsidRDefault="00507081" w14:paraId="7FFF424B" w14:textId="77777777">
            <w:r>
              <w:rPr>
                <w:rFonts w:ascii="Consolas" w:hAnsi="Consolas"/>
                <w:color w:val="222222"/>
                <w:sz w:val="18"/>
              </w:rPr>
              <w:t>def necesita_reindexar(doc_id: str, hashes: dict, registro: dict) -&gt; bool:</w:t>
            </w:r>
          </w:p>
          <w:p w:rsidR="00744E14" w:rsidRDefault="00507081" w14:paraId="7E9F3AE4" w14:textId="77777777">
            <w:r>
              <w:rPr>
                <w:rFonts w:ascii="Consolas" w:hAnsi="Consolas"/>
                <w:color w:val="222222"/>
                <w:sz w:val="18"/>
              </w:rPr>
              <w:t xml:space="preserve">    prev = registro.get(doc_id)</w:t>
            </w:r>
          </w:p>
          <w:p w:rsidR="00744E14" w:rsidRDefault="00507081" w14:paraId="3DA34293" w14:textId="77777777">
            <w:r>
              <w:rPr>
                <w:rFonts w:ascii="Consolas" w:hAnsi="Consolas"/>
                <w:color w:val="222222"/>
                <w:sz w:val="18"/>
              </w:rPr>
              <w:t xml:space="preserve">    if prev and prev["file_hash"] == hashes["file_hash"] and prev["content_hash"] == hashes["content_hash"]:</w:t>
            </w:r>
          </w:p>
          <w:p w:rsidR="00744E14" w:rsidRDefault="00507081" w14:paraId="3B3DE415" w14:textId="77777777">
            <w:r>
              <w:rPr>
                <w:rFonts w:ascii="Consolas" w:hAnsi="Consolas"/>
                <w:color w:val="222222"/>
                <w:sz w:val="18"/>
              </w:rPr>
              <w:t xml:space="preserve">        return False</w:t>
            </w:r>
          </w:p>
          <w:p w:rsidR="00744E14" w:rsidRDefault="00507081" w14:paraId="5063DBEF" w14:textId="77777777">
            <w:r>
              <w:rPr>
                <w:rFonts w:ascii="Consolas" w:hAnsi="Consolas"/>
                <w:color w:val="222222"/>
                <w:sz w:val="18"/>
              </w:rPr>
              <w:t xml:space="preserve">    registro[doc_id] = hashes</w:t>
            </w:r>
          </w:p>
          <w:p w:rsidR="00744E14" w:rsidRDefault="00507081" w14:paraId="21F945A7" w14:textId="77777777">
            <w:r>
              <w:rPr>
                <w:rFonts w:ascii="Consolas" w:hAnsi="Consolas"/>
                <w:color w:val="222222"/>
                <w:sz w:val="18"/>
              </w:rPr>
              <w:t xml:space="preserve">    return True</w:t>
            </w:r>
          </w:p>
        </w:tc>
      </w:tr>
    </w:tbl>
    <w:p w:rsidR="00744E14" w:rsidRDefault="00744E14" w14:paraId="45ED83DB" w14:textId="77777777"/>
    <w:tbl>
      <w:tblPr>
        <w:tblStyle w:val="TableGrid"/>
        <w:tblW w:w="0" w:type="auto"/>
        <w:tblLook w:val="04A0" w:firstRow="1" w:lastRow="0" w:firstColumn="1" w:lastColumn="0" w:noHBand="0" w:noVBand="1"/>
      </w:tblPr>
      <w:tblGrid>
        <w:gridCol w:w="8772"/>
      </w:tblGrid>
      <w:tr w:rsidRPr="00C16AD2" w:rsidR="00744E14" w14:paraId="41C94366" w14:textId="77777777">
        <w:tc>
          <w:tcPr>
            <w:tcW w:w="8788" w:type="dxa"/>
            <w:tcBorders>
              <w:top w:val="single" w:color="009BD9" w:sz="6" w:space="0"/>
              <w:left w:val="single" w:color="009BD9" w:sz="6" w:space="0"/>
              <w:bottom w:val="single" w:color="009BD9" w:sz="6" w:space="0"/>
              <w:right w:val="single" w:color="009BD9" w:sz="6" w:space="0"/>
            </w:tcBorders>
            <w:shd w:val="clear" w:color="auto" w:fill="E0F4FB"/>
          </w:tcPr>
          <w:p w:rsidRPr="00B60D5F" w:rsidR="00744E14" w:rsidRDefault="00507081" w14:paraId="43E84C70" w14:textId="77777777">
            <w:pPr>
              <w:rPr>
                <w:lang w:val="es-ES"/>
              </w:rPr>
            </w:pPr>
            <w:r w:rsidRPr="00B60D5F">
              <w:rPr>
                <w:b/>
                <w:color w:val="333333"/>
                <w:sz w:val="21"/>
                <w:lang w:val="es-ES"/>
              </w:rPr>
              <w:t>Aviso:</w:t>
            </w:r>
            <w:r w:rsidRPr="00B60D5F">
              <w:rPr>
                <w:color w:val="333333"/>
                <w:sz w:val="21"/>
                <w:lang w:val="es-ES"/>
              </w:rPr>
              <w:t xml:space="preserve"> el hash del </w:t>
            </w:r>
            <w:r w:rsidRPr="00B60D5F">
              <w:rPr>
                <w:b/>
                <w:color w:val="333333"/>
                <w:sz w:val="21"/>
                <w:lang w:val="es-ES"/>
              </w:rPr>
              <w:t>archivo</w:t>
            </w:r>
            <w:r w:rsidRPr="00B60D5F">
              <w:rPr>
                <w:color w:val="333333"/>
                <w:sz w:val="21"/>
                <w:lang w:val="es-ES"/>
              </w:rPr>
              <w:t xml:space="preserve"> no detecta un párrafo corregido si el PDF se regenera con el mismo binario. El hash del </w:t>
            </w:r>
            <w:r w:rsidRPr="00B60D5F">
              <w:rPr>
                <w:b/>
                <w:color w:val="333333"/>
                <w:sz w:val="21"/>
                <w:lang w:val="es-ES"/>
              </w:rPr>
              <w:t>texto extraído</w:t>
            </w:r>
            <w:r w:rsidRPr="00B60D5F">
              <w:rPr>
                <w:color w:val="333333"/>
                <w:sz w:val="21"/>
                <w:lang w:val="es-ES"/>
              </w:rPr>
              <w:t xml:space="preserve"> sí detecta cambios de contenido. Para cambios solo de metadatos (p. ej. vigencia_hasta), actualiza metadatos sin re-embeder si el content_hash no cambió.</w:t>
            </w:r>
          </w:p>
        </w:tc>
      </w:tr>
    </w:tbl>
    <w:p w:rsidRPr="00B60D5F" w:rsidR="00744E14" w:rsidRDefault="00744E14" w14:paraId="612B6A4F" w14:textId="77777777">
      <w:pPr>
        <w:rPr>
          <w:lang w:val="es-ES"/>
        </w:rPr>
      </w:pPr>
    </w:p>
    <w:p w:rsidRPr="00B60D5F" w:rsidR="00744E14" w:rsidRDefault="00507081" w14:paraId="599A32C3" w14:textId="77777777">
      <w:pPr>
        <w:spacing w:after="120" w:line="280" w:lineRule="exact"/>
        <w:rPr>
          <w:lang w:val="es-ES"/>
        </w:rPr>
      </w:pPr>
      <w:r w:rsidRPr="00B60D5F">
        <w:rPr>
          <w:b/>
          <w:color w:val="333333"/>
          <w:lang w:val="es-ES"/>
        </w:rPr>
        <w:t>Alternativa más simple:</w:t>
      </w:r>
      <w:r w:rsidRPr="00B60D5F">
        <w:rPr>
          <w:color w:val="333333"/>
          <w:lang w:val="es-ES"/>
        </w:rPr>
        <w:t xml:space="preserve"> fecha_modificacion del fichero o Last-Modified del endpoint — útil como filtro previo, no como única fuente de verdad.</w:t>
      </w:r>
    </w:p>
    <w:p w:rsidRPr="00B60D5F" w:rsidR="00744E14" w:rsidRDefault="00507081" w14:paraId="0B9A496C" w14:textId="77777777">
      <w:pPr>
        <w:spacing w:after="120" w:line="280" w:lineRule="exact"/>
        <w:rPr>
          <w:lang w:val="es-ES"/>
        </w:rPr>
      </w:pPr>
      <w:r w:rsidRPr="00B60D5F">
        <w:rPr>
          <w:b/>
          <w:color w:val="333333"/>
          <w:lang w:val="es-ES"/>
        </w:rPr>
        <w:t>Re-ingesta parcial:</w:t>
      </w:r>
      <w:r w:rsidRPr="00B60D5F">
        <w:rPr>
          <w:color w:val="333333"/>
          <w:lang w:val="es-ES"/>
        </w:rPr>
        <w:t xml:space="preserve"> cuando cambia un documento, invalida los chunks de ese document_id (setea vigencia_hasta = hoy) antes de publicar los nuevos. Nunca dejes chunks de dos versiones activos simultáneamente sin metadato de versión.</w:t>
      </w:r>
    </w:p>
    <w:p w:rsidRPr="00B60D5F" w:rsidR="00744E14" w:rsidRDefault="00507081" w14:paraId="38FF5AE6" w14:textId="77777777">
      <w:pPr>
        <w:spacing w:before="200" w:after="80"/>
        <w:rPr>
          <w:lang w:val="es-ES"/>
        </w:rPr>
      </w:pPr>
      <w:r w:rsidRPr="00B60D5F">
        <w:rPr>
          <w:b/>
          <w:color w:val="009BD9"/>
          <w:sz w:val="24"/>
          <w:lang w:val="es-ES"/>
        </w:rPr>
        <w:t>CI/CD del pipeline de datos</w:t>
      </w:r>
    </w:p>
    <w:p w:rsidRPr="00B60D5F" w:rsidR="00744E14" w:rsidRDefault="00507081" w14:paraId="374EF8E8" w14:textId="77777777">
      <w:pPr>
        <w:spacing w:after="120" w:line="280" w:lineRule="exact"/>
        <w:rPr>
          <w:lang w:val="es-ES"/>
        </w:rPr>
      </w:pPr>
      <w:r w:rsidRPr="00B60D5F">
        <w:rPr>
          <w:color w:val="333333"/>
          <w:lang w:val="es-ES"/>
        </w:rPr>
        <w:t>Pipeline mínimo para Modo Crecimiento en adelante:</w:t>
      </w:r>
    </w:p>
    <w:tbl>
      <w:tblPr>
        <w:tblStyle w:val="TableGrid"/>
        <w:tblW w:w="0" w:type="auto"/>
        <w:tblLook w:val="04A0" w:firstRow="1" w:lastRow="0" w:firstColumn="1" w:lastColumn="0" w:noHBand="0" w:noVBand="1"/>
      </w:tblPr>
      <w:tblGrid>
        <w:gridCol w:w="8778"/>
      </w:tblGrid>
      <w:tr w:rsidRPr="00C16AD2" w:rsidR="00744E14" w14:paraId="1460CFA8"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Pr="00B60D5F" w:rsidR="00744E14" w:rsidRDefault="00507081" w14:paraId="6BAF9D77" w14:textId="77777777">
            <w:pPr>
              <w:rPr>
                <w:lang w:val="es-ES"/>
              </w:rPr>
            </w:pPr>
            <w:r w:rsidRPr="00B60D5F">
              <w:rPr>
                <w:rFonts w:ascii="Consolas" w:hAnsi="Consolas"/>
                <w:color w:val="222222"/>
                <w:sz w:val="18"/>
                <w:lang w:val="es-ES"/>
              </w:rPr>
              <w:t>git push corpus/normativa-hipotecas-v2.pdf</w:t>
            </w:r>
          </w:p>
          <w:p w:rsidRPr="00B60D5F" w:rsidR="00744E14" w:rsidRDefault="00507081" w14:paraId="4B38DF7B" w14:textId="77777777">
            <w:pPr>
              <w:rPr>
                <w:lang w:val="es-ES"/>
              </w:rPr>
            </w:pPr>
            <w:r w:rsidRPr="00B60D5F">
              <w:rPr>
                <w:rFonts w:ascii="Consolas" w:hAnsi="Consolas"/>
                <w:color w:val="222222"/>
                <w:sz w:val="18"/>
                <w:lang w:val="es-ES"/>
              </w:rPr>
              <w:t xml:space="preserve">    ↓</w:t>
            </w:r>
          </w:p>
          <w:p w:rsidRPr="00B60D5F" w:rsidR="00744E14" w:rsidRDefault="00507081" w14:paraId="5FE25842" w14:textId="77777777">
            <w:pPr>
              <w:rPr>
                <w:lang w:val="es-ES"/>
              </w:rPr>
            </w:pPr>
            <w:r w:rsidRPr="00B60D5F">
              <w:rPr>
                <w:rFonts w:ascii="Consolas" w:hAnsi="Consolas"/>
                <w:color w:val="222222"/>
                <w:sz w:val="18"/>
                <w:lang w:val="es-ES"/>
              </w:rPr>
              <w:t>[CI] hash_check → solo documentos nuevos/modificados</w:t>
            </w:r>
          </w:p>
          <w:p w:rsidRPr="00B60D5F" w:rsidR="00744E14" w:rsidRDefault="00507081" w14:paraId="0960CF5F" w14:textId="77777777">
            <w:pPr>
              <w:rPr>
                <w:lang w:val="es-ES"/>
              </w:rPr>
            </w:pPr>
            <w:r w:rsidRPr="00B60D5F">
              <w:rPr>
                <w:rFonts w:ascii="Consolas" w:hAnsi="Consolas"/>
                <w:color w:val="222222"/>
                <w:sz w:val="18"/>
                <w:lang w:val="es-ES"/>
              </w:rPr>
              <w:t xml:space="preserve">    ↓</w:t>
            </w:r>
          </w:p>
          <w:p w:rsidRPr="00B60D5F" w:rsidR="00744E14" w:rsidRDefault="00507081" w14:paraId="6200187F" w14:textId="77777777">
            <w:pPr>
              <w:rPr>
                <w:lang w:val="es-ES"/>
              </w:rPr>
            </w:pPr>
            <w:r w:rsidRPr="00B60D5F">
              <w:rPr>
                <w:rFonts w:ascii="Consolas" w:hAnsi="Consolas"/>
                <w:color w:val="222222"/>
                <w:sz w:val="18"/>
                <w:lang w:val="es-ES"/>
              </w:rPr>
              <w:t>[CI] extraccion + validacion_ocr → falla si paginas_faltantes &gt; 0</w:t>
            </w:r>
          </w:p>
          <w:p w:rsidR="00744E14" w:rsidRDefault="00507081" w14:paraId="38B8A7B0" w14:textId="77777777">
            <w:r w:rsidRPr="00B60D5F">
              <w:rPr>
                <w:rFonts w:ascii="Consolas" w:hAnsi="Consolas"/>
                <w:color w:val="222222"/>
                <w:sz w:val="18"/>
                <w:lang w:val="es-ES"/>
              </w:rPr>
              <w:t xml:space="preserve">    </w:t>
            </w:r>
            <w:r>
              <w:rPr>
                <w:rFonts w:ascii="Consolas" w:hAnsi="Consolas"/>
                <w:color w:val="222222"/>
                <w:sz w:val="18"/>
              </w:rPr>
              <w:t>↓</w:t>
            </w:r>
          </w:p>
          <w:p w:rsidR="00744E14" w:rsidRDefault="00507081" w14:paraId="1F05E5D4" w14:textId="77777777">
            <w:r>
              <w:rPr>
                <w:rFonts w:ascii="Consolas" w:hAnsi="Consolas"/>
                <w:color w:val="222222"/>
                <w:sz w:val="18"/>
              </w:rPr>
              <w:t>[CI] chunking + embedding → indice staging vN+1</w:t>
            </w:r>
          </w:p>
          <w:p w:rsidR="00744E14" w:rsidRDefault="00507081" w14:paraId="404EB628" w14:textId="77777777">
            <w:r>
              <w:rPr>
                <w:rFonts w:ascii="Consolas" w:hAnsi="Consolas"/>
                <w:color w:val="222222"/>
                <w:sz w:val="18"/>
              </w:rPr>
              <w:t xml:space="preserve">    ↓</w:t>
            </w:r>
          </w:p>
          <w:p w:rsidR="00744E14" w:rsidRDefault="00507081" w14:paraId="26AEE297" w14:textId="77777777">
            <w:r>
              <w:rPr>
                <w:rFonts w:ascii="Consolas" w:hAnsi="Consolas"/>
                <w:color w:val="222222"/>
                <w:sz w:val="18"/>
              </w:rPr>
              <w:t>[CI] golden_set_test → falla si recall@5 &lt; umbral</w:t>
            </w:r>
          </w:p>
          <w:p w:rsidRPr="00B60D5F" w:rsidR="00744E14" w:rsidRDefault="00507081" w14:paraId="1E378E54" w14:textId="77777777">
            <w:pPr>
              <w:rPr>
                <w:lang w:val="es-ES"/>
              </w:rPr>
            </w:pPr>
            <w:r>
              <w:rPr>
                <w:rFonts w:ascii="Consolas" w:hAnsi="Consolas"/>
                <w:color w:val="222222"/>
                <w:sz w:val="18"/>
              </w:rPr>
              <w:t xml:space="preserve">    </w:t>
            </w:r>
            <w:r w:rsidRPr="00B60D5F">
              <w:rPr>
                <w:rFonts w:ascii="Consolas" w:hAnsi="Consolas"/>
                <w:color w:val="222222"/>
                <w:sz w:val="18"/>
                <w:lang w:val="es-ES"/>
              </w:rPr>
              <w:t>↓</w:t>
            </w:r>
          </w:p>
          <w:p w:rsidRPr="00B60D5F" w:rsidR="00744E14" w:rsidRDefault="00507081" w14:paraId="545BED54" w14:textId="77777777">
            <w:pPr>
              <w:rPr>
                <w:lang w:val="es-ES"/>
              </w:rPr>
            </w:pPr>
            <w:r w:rsidRPr="00B60D5F">
              <w:rPr>
                <w:rFonts w:ascii="Consolas" w:hAnsi="Consolas"/>
                <w:color w:val="222222"/>
                <w:sz w:val="18"/>
                <w:lang w:val="es-ES"/>
              </w:rPr>
              <w:t>[manual/auto] QA aprueba → promover vN+1 a prod</w:t>
            </w:r>
          </w:p>
          <w:p w:rsidRPr="00B60D5F" w:rsidR="00744E14" w:rsidRDefault="00507081" w14:paraId="65AC8DEC" w14:textId="77777777">
            <w:pPr>
              <w:rPr>
                <w:lang w:val="es-ES"/>
              </w:rPr>
            </w:pPr>
            <w:r w:rsidRPr="00B60D5F">
              <w:rPr>
                <w:rFonts w:ascii="Consolas" w:hAnsi="Consolas"/>
                <w:color w:val="222222"/>
                <w:sz w:val="18"/>
                <w:lang w:val="es-ES"/>
              </w:rPr>
              <w:t xml:space="preserve">    ↓</w:t>
            </w:r>
          </w:p>
          <w:p w:rsidRPr="00B60D5F" w:rsidR="00744E14" w:rsidRDefault="00507081" w14:paraId="27CD91D8" w14:textId="77777777">
            <w:pPr>
              <w:rPr>
                <w:lang w:val="es-ES"/>
              </w:rPr>
            </w:pPr>
            <w:r w:rsidRPr="00B60D5F">
              <w:rPr>
                <w:rFonts w:ascii="Consolas" w:hAnsi="Consolas"/>
                <w:color w:val="222222"/>
                <w:sz w:val="18"/>
                <w:lang w:val="es-ES"/>
              </w:rPr>
              <w:t>[prod] agente migra a vN+1; vN se mantiene 48h para rollback</w:t>
            </w:r>
          </w:p>
        </w:tc>
      </w:tr>
    </w:tbl>
    <w:p w:rsidRPr="00B60D5F" w:rsidR="00744E14" w:rsidRDefault="00744E14" w14:paraId="610B1EBF" w14:textId="77777777">
      <w:pPr>
        <w:rPr>
          <w:lang w:val="es-ES"/>
        </w:rPr>
      </w:pPr>
    </w:p>
    <w:p w:rsidRPr="00B60D5F" w:rsidR="00744E14" w:rsidRDefault="00507081" w14:paraId="02A76081" w14:textId="77777777">
      <w:pPr>
        <w:spacing w:after="120" w:line="280" w:lineRule="exact"/>
        <w:rPr>
          <w:lang w:val="es-ES"/>
        </w:rPr>
      </w:pPr>
      <w:r w:rsidRPr="00B60D5F">
        <w:rPr>
          <w:b/>
          <w:color w:val="333333"/>
          <w:lang w:val="es-ES"/>
        </w:rPr>
        <w:t>Golden set mínimo por modo:</w:t>
      </w:r>
    </w:p>
    <w:tbl>
      <w:tblPr>
        <w:tblStyle w:val="TableGrid"/>
        <w:tblW w:w="0" w:type="auto"/>
        <w:tblLook w:val="04A0" w:firstRow="1" w:lastRow="0" w:firstColumn="1" w:lastColumn="0" w:noHBand="0" w:noVBand="1"/>
      </w:tblPr>
      <w:tblGrid>
        <w:gridCol w:w="2195"/>
        <w:gridCol w:w="2194"/>
        <w:gridCol w:w="2194"/>
        <w:gridCol w:w="2195"/>
      </w:tblGrid>
      <w:tr w:rsidR="00744E14" w14:paraId="3CE5238B" w14:textId="77777777">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6A2DE38B" w14:textId="77777777">
            <w:pPr>
              <w:jc w:val="center"/>
            </w:pPr>
            <w:r>
              <w:rPr>
                <w:b/>
                <w:color w:val="FFFFFF"/>
                <w:sz w:val="20"/>
              </w:rPr>
              <w:t>Modo</w:t>
            </w:r>
          </w:p>
        </w:tc>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7D7F2B8E" w14:textId="77777777">
            <w:pPr>
              <w:jc w:val="center"/>
            </w:pPr>
            <w:r>
              <w:rPr>
                <w:b/>
                <w:color w:val="FFFFFF"/>
                <w:sz w:val="20"/>
              </w:rPr>
              <w:t>Número de preguntas</w:t>
            </w:r>
          </w:p>
        </w:tc>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12B6D230" w14:textId="77777777">
            <w:pPr>
              <w:jc w:val="center"/>
            </w:pPr>
            <w:r>
              <w:rPr>
                <w:b/>
                <w:color w:val="FFFFFF"/>
                <w:sz w:val="20"/>
              </w:rPr>
              <w:t>Umbral recall@5</w:t>
            </w:r>
          </w:p>
        </w:tc>
        <w:tc>
          <w:tcPr>
            <w:tcW w:w="2197"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0AAA289F" w14:textId="77777777">
            <w:pPr>
              <w:jc w:val="center"/>
            </w:pPr>
            <w:r>
              <w:rPr>
                <w:b/>
                <w:color w:val="FFFFFF"/>
                <w:sz w:val="20"/>
              </w:rPr>
              <w:t>Quién valida</w:t>
            </w:r>
          </w:p>
        </w:tc>
      </w:tr>
      <w:tr w:rsidR="00744E14" w14:paraId="7152B01F" w14:textId="77777777">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D9165C9" w14:textId="77777777">
            <w:r>
              <w:rPr>
                <w:color w:val="333333"/>
                <w:sz w:val="20"/>
              </w:rPr>
              <w:t>Startup</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0DFAA524" w14:textId="77777777">
            <w:r>
              <w:rPr>
                <w:color w:val="333333"/>
                <w:sz w:val="20"/>
              </w:rPr>
              <w:t>10 preguntas manuales</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39E16BD" w14:textId="77777777">
            <w:r>
              <w:rPr>
                <w:color w:val="333333"/>
                <w:sz w:val="20"/>
              </w:rPr>
              <w:t>Sin umbral formal</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2DB477F" w14:textId="77777777">
            <w:r>
              <w:rPr>
                <w:color w:val="333333"/>
                <w:sz w:val="20"/>
              </w:rPr>
              <w:t>2 ingenieros</w:t>
            </w:r>
          </w:p>
        </w:tc>
      </w:tr>
      <w:tr w:rsidR="00744E14" w14:paraId="6AA0AA98" w14:textId="77777777">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C3B7F10" w14:textId="77777777">
            <w:r>
              <w:rPr>
                <w:color w:val="333333"/>
                <w:sz w:val="20"/>
              </w:rPr>
              <w:t>Crecimiento</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1864E92" w14:textId="77777777">
            <w:r>
              <w:rPr>
                <w:color w:val="333333"/>
                <w:sz w:val="20"/>
              </w:rPr>
              <w:t>30–50 por corpus</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88114FF" w14:textId="77777777">
            <w:r>
              <w:rPr>
                <w:color w:val="333333"/>
                <w:sz w:val="20"/>
              </w:rPr>
              <w:t>≥ 0,80</w:t>
            </w:r>
          </w:p>
        </w:tc>
        <w:tc>
          <w:tcPr>
            <w:tcW w:w="2197"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B0F724D" w14:textId="77777777">
            <w:r>
              <w:rPr>
                <w:color w:val="333333"/>
                <w:sz w:val="20"/>
              </w:rPr>
              <w:t>CI automático</w:t>
            </w:r>
          </w:p>
        </w:tc>
      </w:tr>
      <w:tr w:rsidR="00744E14" w14:paraId="73062847" w14:textId="77777777">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0BD7305" w14:textId="77777777">
            <w:r>
              <w:rPr>
                <w:color w:val="333333"/>
                <w:sz w:val="20"/>
              </w:rPr>
              <w:t>Enterprise</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EF24C92" w14:textId="77777777">
            <w:r>
              <w:rPr>
                <w:color w:val="333333"/>
                <w:sz w:val="20"/>
              </w:rPr>
              <w:t>100+ por corpus</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070815C" w14:textId="77777777">
            <w:r>
              <w:rPr>
                <w:color w:val="333333"/>
                <w:sz w:val="20"/>
              </w:rPr>
              <w:t>≥ 0,85</w:t>
            </w:r>
          </w:p>
        </w:tc>
        <w:tc>
          <w:tcPr>
            <w:tcW w:w="2197"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71F9E3B" w14:textId="77777777">
            <w:r>
              <w:rPr>
                <w:color w:val="333333"/>
                <w:sz w:val="20"/>
              </w:rPr>
              <w:t>CI + revisión negocio</w:t>
            </w:r>
          </w:p>
        </w:tc>
      </w:tr>
    </w:tbl>
    <w:p w:rsidR="00744E14" w:rsidRDefault="00744E14" w14:paraId="4E442CBE" w14:textId="77777777"/>
    <w:p w:rsidRPr="00B60D5F" w:rsidR="00744E14" w:rsidRDefault="00507081" w14:paraId="28756618" w14:textId="77777777">
      <w:pPr>
        <w:spacing w:before="200" w:after="80"/>
        <w:rPr>
          <w:lang w:val="es-ES"/>
        </w:rPr>
      </w:pPr>
      <w:r w:rsidRPr="00B60D5F">
        <w:rPr>
          <w:b/>
          <w:color w:val="009BD9"/>
          <w:sz w:val="24"/>
          <w:lang w:val="es-ES"/>
        </w:rPr>
        <w:t>Degradación graceful — qué hace el sistema cuando algo falla</w:t>
      </w:r>
    </w:p>
    <w:tbl>
      <w:tblPr>
        <w:tblStyle w:val="TableGrid"/>
        <w:tblW w:w="0" w:type="auto"/>
        <w:tblLook w:val="04A0" w:firstRow="1" w:lastRow="0" w:firstColumn="1" w:lastColumn="0" w:noHBand="0" w:noVBand="1"/>
      </w:tblPr>
      <w:tblGrid>
        <w:gridCol w:w="2925"/>
        <w:gridCol w:w="2926"/>
        <w:gridCol w:w="2927"/>
      </w:tblGrid>
      <w:tr w:rsidR="00744E14" w14:paraId="63B96883" w14:textId="77777777">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3ADA5DDE" w14:textId="77777777">
            <w:pPr>
              <w:jc w:val="center"/>
            </w:pPr>
            <w:r>
              <w:rPr>
                <w:b/>
                <w:color w:val="FFFFFF"/>
                <w:sz w:val="20"/>
              </w:rPr>
              <w:t>Fallo</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664FDB7F" w14:textId="77777777">
            <w:pPr>
              <w:jc w:val="center"/>
            </w:pPr>
            <w:r>
              <w:rPr>
                <w:b/>
                <w:color w:val="FFFFFF"/>
                <w:sz w:val="20"/>
              </w:rPr>
              <w:t>Comportamiento degradado</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20A48CC7" w14:textId="77777777">
            <w:pPr>
              <w:jc w:val="center"/>
            </w:pPr>
            <w:r>
              <w:rPr>
                <w:b/>
                <w:color w:val="FFFFFF"/>
                <w:sz w:val="20"/>
              </w:rPr>
              <w:t>Cómo notificar al agente</w:t>
            </w:r>
          </w:p>
        </w:tc>
      </w:tr>
      <w:tr w:rsidR="00744E14" w14:paraId="08AF1ABE"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AEB4899" w14:textId="77777777">
            <w:pPr>
              <w:rPr>
                <w:lang w:val="es-ES"/>
              </w:rPr>
            </w:pPr>
            <w:r w:rsidRPr="00B60D5F">
              <w:rPr>
                <w:color w:val="333333"/>
                <w:sz w:val="20"/>
                <w:lang w:val="es-ES"/>
              </w:rPr>
              <w:t>OCR falla en 1–5 % de páginas</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0F4CFBB6" w14:textId="77777777">
            <w:pPr>
              <w:rPr>
                <w:lang w:val="es-ES"/>
              </w:rPr>
            </w:pPr>
            <w:r w:rsidRPr="00B60D5F">
              <w:rPr>
                <w:color w:val="333333"/>
                <w:sz w:val="20"/>
                <w:lang w:val="es-ES"/>
              </w:rPr>
              <w:t>Marcar chunks como confidence=low; el agente puede usarlos pero añade advertencia</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7613EB3" w14:textId="77777777">
            <w:r>
              <w:rPr>
                <w:color w:val="333333"/>
                <w:sz w:val="20"/>
              </w:rPr>
              <w:t>Metadato low_confidence: true en chunk</w:t>
            </w:r>
          </w:p>
        </w:tc>
      </w:tr>
      <w:tr w:rsidR="00744E14" w14:paraId="7945431F"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0A1A9F7" w14:textId="77777777">
            <w:pPr>
              <w:rPr>
                <w:lang w:val="es-ES"/>
              </w:rPr>
            </w:pPr>
            <w:r w:rsidRPr="00B60D5F">
              <w:rPr>
                <w:color w:val="333333"/>
                <w:sz w:val="20"/>
                <w:lang w:val="es-ES"/>
              </w:rPr>
              <w:t>OCR falla en &gt; 20 % de páginas</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15023263" w14:textId="77777777">
            <w:pPr>
              <w:rPr>
                <w:lang w:val="es-ES"/>
              </w:rPr>
            </w:pPr>
            <w:r w:rsidRPr="00B60D5F">
              <w:rPr>
                <w:color w:val="333333"/>
                <w:sz w:val="20"/>
                <w:lang w:val="es-ES"/>
              </w:rPr>
              <w:t>No publicar índice; usar versión anterior</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053C8A6" w14:textId="77777777">
            <w:r>
              <w:rPr>
                <w:color w:val="333333"/>
                <w:sz w:val="20"/>
              </w:rPr>
              <w:t>Fallback a índice vN-1</w:t>
            </w:r>
          </w:p>
        </w:tc>
      </w:tr>
      <w:tr w:rsidRPr="00C16AD2" w:rsidR="00744E14" w14:paraId="237CE703"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12CECA7" w14:textId="77777777">
            <w:pPr>
              <w:rPr>
                <w:lang w:val="es-ES"/>
              </w:rPr>
            </w:pPr>
            <w:r w:rsidRPr="00B60D5F">
              <w:rPr>
                <w:color w:val="333333"/>
                <w:sz w:val="20"/>
                <w:lang w:val="es-ES"/>
              </w:rPr>
              <w:t>Retrieval no devuelve resultado relevante</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637FAE30" w14:textId="77777777">
            <w:pPr>
              <w:rPr>
                <w:lang w:val="es-ES"/>
              </w:rPr>
            </w:pPr>
            <w:r w:rsidRPr="00B60D5F">
              <w:rPr>
                <w:color w:val="333333"/>
                <w:sz w:val="20"/>
                <w:lang w:val="es-ES"/>
              </w:rPr>
              <w:t>El agente se abstiene y sugiere contactar soporte</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344A5A74" w14:textId="77777777">
            <w:pPr>
              <w:rPr>
                <w:lang w:val="es-ES"/>
              </w:rPr>
            </w:pPr>
            <w:r w:rsidRPr="00B60D5F">
              <w:rPr>
                <w:color w:val="333333"/>
                <w:sz w:val="20"/>
                <w:lang w:val="es-ES"/>
              </w:rPr>
              <w:t>Respuesta predefinida; log del evento</w:t>
            </w:r>
          </w:p>
        </w:tc>
      </w:tr>
      <w:tr w:rsidR="00744E14" w14:paraId="3984584D"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9B733E3" w14:textId="77777777">
            <w:r>
              <w:rPr>
                <w:color w:val="333333"/>
                <w:sz w:val="20"/>
              </w:rPr>
              <w:t>Reranker no disponible</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544E3E1E" w14:textId="77777777">
            <w:pPr>
              <w:rPr>
                <w:lang w:val="es-ES"/>
              </w:rPr>
            </w:pPr>
            <w:r w:rsidRPr="00B60D5F">
              <w:rPr>
                <w:color w:val="333333"/>
                <w:sz w:val="20"/>
                <w:lang w:val="es-ES"/>
              </w:rPr>
              <w:t>Usar top-K vectorial directamente</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58B1D6A5" w14:textId="77777777">
            <w:r>
              <w:rPr>
                <w:color w:val="333333"/>
                <w:sz w:val="20"/>
              </w:rPr>
              <w:t>Loguear degradación; sin bloqueo</w:t>
            </w:r>
          </w:p>
        </w:tc>
      </w:tr>
      <w:tr w:rsidR="00744E14" w14:paraId="6FEBBC14"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253C4C14" w14:textId="77777777">
            <w:pPr>
              <w:rPr>
                <w:lang w:val="es-ES"/>
              </w:rPr>
            </w:pPr>
            <w:r w:rsidRPr="00B60D5F">
              <w:rPr>
                <w:color w:val="333333"/>
                <w:sz w:val="20"/>
                <w:lang w:val="es-ES"/>
              </w:rPr>
              <w:t>Feature store fuera de servicio</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53F6765" w14:textId="77777777">
            <w:pPr>
              <w:rPr>
                <w:lang w:val="es-ES"/>
              </w:rPr>
            </w:pPr>
            <w:r w:rsidRPr="00B60D5F">
              <w:rPr>
                <w:color w:val="333333"/>
                <w:sz w:val="20"/>
                <w:lang w:val="es-ES"/>
              </w:rPr>
              <w:t>Tool devuelve error estructurado; agente lo explica al usuario</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C6E5626" w14:textId="77777777">
            <w:r>
              <w:rPr>
                <w:color w:val="333333"/>
                <w:sz w:val="20"/>
              </w:rPr>
              <w:t>{ "error": "score_unavailable", "fallback": "manual_review" }</w:t>
            </w:r>
          </w:p>
        </w:tc>
      </w:tr>
      <w:tr w:rsidRPr="00C16AD2" w:rsidR="00744E14" w14:paraId="1BA37583"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19B4805" w14:textId="77777777">
            <w:r>
              <w:rPr>
                <w:color w:val="333333"/>
                <w:sz w:val="20"/>
              </w:rPr>
              <w:t>Índice en rebuilding</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7D26D249" w14:textId="77777777">
            <w:pPr>
              <w:rPr>
                <w:lang w:val="es-ES"/>
              </w:rPr>
            </w:pPr>
            <w:r w:rsidRPr="00B60D5F">
              <w:rPr>
                <w:color w:val="333333"/>
                <w:sz w:val="20"/>
                <w:lang w:val="es-ES"/>
              </w:rPr>
              <w:t>Agente sirve desde vN-1 hasta que vN+1 está listo</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555E3EFE" w14:textId="77777777">
            <w:pPr>
              <w:rPr>
                <w:lang w:val="es-ES"/>
              </w:rPr>
            </w:pPr>
            <w:r w:rsidRPr="00B60D5F">
              <w:rPr>
                <w:color w:val="333333"/>
                <w:sz w:val="20"/>
                <w:lang w:val="es-ES"/>
              </w:rPr>
              <w:t>Campo index_status en respuesta</w:t>
            </w:r>
          </w:p>
        </w:tc>
      </w:tr>
    </w:tbl>
    <w:p w:rsidRPr="00B60D5F" w:rsidR="00744E14" w:rsidRDefault="00744E14" w14:paraId="68DFD0E5" w14:textId="77777777">
      <w:pPr>
        <w:rPr>
          <w:lang w:val="es-ES"/>
        </w:rPr>
      </w:pPr>
    </w:p>
    <w:p w:rsidRPr="00B60D5F" w:rsidR="00744E14" w:rsidRDefault="00507081" w14:paraId="6D5DC4C5" w14:textId="77777777">
      <w:pPr>
        <w:spacing w:after="120" w:line="280" w:lineRule="exact"/>
        <w:rPr>
          <w:lang w:val="es-ES"/>
        </w:rPr>
      </w:pPr>
      <w:r w:rsidRPr="00B60D5F">
        <w:rPr>
          <w:b/>
          <w:color w:val="333333"/>
          <w:lang w:val="es-ES"/>
        </w:rPr>
        <w:t>Regla de oro de degradación:</w:t>
      </w:r>
      <w:r w:rsidRPr="00B60D5F">
        <w:rPr>
          <w:color w:val="333333"/>
          <w:lang w:val="es-ES"/>
        </w:rPr>
        <w:t xml:space="preserve"> el sistema puede degradar en silencio en calidad, pero nunca en seguridad. Prefiere "no sé" a inventar. Prefiere "no disponible" a romper AuthZ.</w:t>
      </w:r>
    </w:p>
    <w:p w:rsidRPr="00B60D5F" w:rsidR="00744E14" w:rsidRDefault="00507081" w14:paraId="4152A2C4" w14:textId="77777777">
      <w:pPr>
        <w:spacing w:before="200" w:after="80"/>
        <w:rPr>
          <w:lang w:val="es-ES"/>
        </w:rPr>
      </w:pPr>
      <w:r w:rsidRPr="00B60D5F">
        <w:rPr>
          <w:b/>
          <w:color w:val="009BD9"/>
          <w:sz w:val="24"/>
          <w:lang w:val="es-ES"/>
        </w:rPr>
        <w:t>Métricas en producción (mínimo)</w:t>
      </w:r>
    </w:p>
    <w:p w:rsidRPr="00B60D5F" w:rsidR="00744E14" w:rsidRDefault="00507081" w14:paraId="1A3B13F2" w14:textId="77777777">
      <w:pPr>
        <w:spacing w:after="120" w:line="280" w:lineRule="exact"/>
        <w:rPr>
          <w:lang w:val="es-ES"/>
        </w:rPr>
      </w:pPr>
      <w:r w:rsidRPr="00B60D5F">
        <w:rPr>
          <w:color w:val="333333"/>
          <w:lang w:val="es-ES"/>
        </w:rPr>
        <w:t>El golden set valida en staging; en prod monitoriza señales operativas. Sin esto, el recall puede caer semanas sin que nadie lo note.</w:t>
      </w:r>
    </w:p>
    <w:tbl>
      <w:tblPr>
        <w:tblStyle w:val="TableGrid"/>
        <w:tblW w:w="0" w:type="auto"/>
        <w:tblLook w:val="04A0" w:firstRow="1" w:lastRow="0" w:firstColumn="1" w:lastColumn="0" w:noHBand="0" w:noVBand="1"/>
      </w:tblPr>
      <w:tblGrid>
        <w:gridCol w:w="2928"/>
        <w:gridCol w:w="2925"/>
        <w:gridCol w:w="2925"/>
      </w:tblGrid>
      <w:tr w:rsidR="00744E14" w14:paraId="0DA2601C" w14:textId="77777777">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6778DD1D" w14:textId="77777777">
            <w:pPr>
              <w:jc w:val="center"/>
            </w:pPr>
            <w:r>
              <w:rPr>
                <w:b/>
                <w:color w:val="FFFFFF"/>
                <w:sz w:val="20"/>
              </w:rPr>
              <w:t>Métrica</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22C79633" w14:textId="77777777">
            <w:pPr>
              <w:jc w:val="center"/>
            </w:pPr>
            <w:r>
              <w:rPr>
                <w:b/>
                <w:color w:val="FFFFFF"/>
                <w:sz w:val="20"/>
              </w:rPr>
              <w:t>Qué mide</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5DD9F53F" w14:textId="77777777">
            <w:pPr>
              <w:jc w:val="center"/>
            </w:pPr>
            <w:r>
              <w:rPr>
                <w:b/>
                <w:color w:val="FFFFFF"/>
                <w:sz w:val="20"/>
              </w:rPr>
              <w:t>Alerta si…</w:t>
            </w:r>
          </w:p>
        </w:tc>
      </w:tr>
      <w:tr w:rsidR="00744E14" w14:paraId="5D70CBEA"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94DCD11" w14:textId="77777777">
            <w:r>
              <w:rPr>
                <w:color w:val="333333"/>
                <w:sz w:val="20"/>
              </w:rPr>
              <w:t>retrieval_empty_rate</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28C0D62D" w14:textId="77777777">
            <w:pPr>
              <w:rPr>
                <w:lang w:val="es-ES"/>
              </w:rPr>
            </w:pPr>
            <w:r w:rsidRPr="00B60D5F">
              <w:rPr>
                <w:color w:val="333333"/>
                <w:sz w:val="20"/>
                <w:lang w:val="es-ES"/>
              </w:rPr>
              <w:t>% de queries que devuelven 0 chunks</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08E53D64" w14:textId="77777777">
            <w:r>
              <w:rPr>
                <w:color w:val="333333"/>
                <w:sz w:val="20"/>
              </w:rPr>
              <w:t>&gt; 5 % (1 h)</w:t>
            </w:r>
          </w:p>
        </w:tc>
      </w:tr>
      <w:tr w:rsidR="00744E14" w14:paraId="2D5F7D69"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B4BBEC0" w14:textId="77777777">
            <w:r>
              <w:rPr>
                <w:color w:val="333333"/>
                <w:sz w:val="20"/>
              </w:rPr>
              <w:t>low_confidence_chunk_rate</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33E1B76C" w14:textId="77777777">
            <w:pPr>
              <w:rPr>
                <w:lang w:val="es-ES"/>
              </w:rPr>
            </w:pPr>
            <w:r w:rsidRPr="00B60D5F">
              <w:rPr>
                <w:color w:val="333333"/>
                <w:sz w:val="20"/>
                <w:lang w:val="es-ES"/>
              </w:rPr>
              <w:t>% de respuestas que usan chunks low_confidence</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54684BF" w14:textId="77777777">
            <w:r>
              <w:rPr>
                <w:color w:val="333333"/>
                <w:sz w:val="20"/>
              </w:rPr>
              <w:t>&gt; 10 %</w:t>
            </w:r>
          </w:p>
        </w:tc>
      </w:tr>
      <w:tr w:rsidR="00744E14" w14:paraId="5F70D8F4"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35AFFE2" w14:textId="77777777">
            <w:r>
              <w:rPr>
                <w:color w:val="333333"/>
                <w:sz w:val="20"/>
              </w:rPr>
              <w:t>avg_chunks_per_query</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51759AB" w14:textId="77777777">
            <w:pPr>
              <w:rPr>
                <w:lang w:val="es-ES"/>
              </w:rPr>
            </w:pPr>
            <w:r w:rsidRPr="00B60D5F">
              <w:rPr>
                <w:color w:val="333333"/>
                <w:sz w:val="20"/>
                <w:lang w:val="es-ES"/>
              </w:rPr>
              <w:t>Media de chunks en contexto</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BD7C36C" w14:textId="77777777">
            <w:r>
              <w:rPr>
                <w:color w:val="333333"/>
                <w:sz w:val="20"/>
              </w:rPr>
              <w:t>Cae &gt; 50 % vs baseline staging</w:t>
            </w:r>
          </w:p>
        </w:tc>
      </w:tr>
      <w:tr w:rsidR="00744E14" w14:paraId="53D2F727"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73FF6DD" w14:textId="77777777">
            <w:r>
              <w:rPr>
                <w:color w:val="333333"/>
                <w:sz w:val="20"/>
              </w:rPr>
              <w:t>p95_latency_retrieval</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3BEE372E" w14:textId="77777777">
            <w:r>
              <w:rPr>
                <w:color w:val="333333"/>
                <w:sz w:val="20"/>
              </w:rPr>
              <w:t>Latencia retrieval sin LLM</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3CC7B0B5" w14:textId="77777777">
            <w:r>
              <w:rPr>
                <w:color w:val="333333"/>
                <w:sz w:val="20"/>
              </w:rPr>
              <w:t>&gt; 1 s</w:t>
            </w:r>
          </w:p>
        </w:tc>
      </w:tr>
      <w:tr w:rsidR="00744E14" w14:paraId="5A397194"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F60867B" w14:textId="77777777">
            <w:r>
              <w:rPr>
                <w:color w:val="333333"/>
                <w:sz w:val="20"/>
              </w:rPr>
              <w:t>citations_missing_rate</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5140B6E" w14:textId="77777777">
            <w:r>
              <w:rPr>
                <w:color w:val="333333"/>
                <w:sz w:val="20"/>
              </w:rPr>
              <w:t>% respuestas sin chunk_id / as_of</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D074045" w14:textId="77777777">
            <w:r>
              <w:rPr>
                <w:color w:val="333333"/>
                <w:sz w:val="20"/>
              </w:rPr>
              <w:t>&gt; 0 % (incidente)</w:t>
            </w:r>
          </w:p>
        </w:tc>
      </w:tr>
      <w:tr w:rsidR="00744E14" w14:paraId="724E666C"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8C724C9" w14:textId="77777777">
            <w:r>
              <w:rPr>
                <w:color w:val="333333"/>
                <w:sz w:val="20"/>
              </w:rPr>
              <w:t>faithfulness_sample</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3ADB340C" w14:textId="77777777">
            <w:pPr>
              <w:rPr>
                <w:lang w:val="es-ES"/>
              </w:rPr>
            </w:pPr>
            <w:r w:rsidRPr="00B60D5F">
              <w:rPr>
                <w:color w:val="333333"/>
                <w:sz w:val="20"/>
                <w:lang w:val="es-ES"/>
              </w:rPr>
              <w:t>Muestra humana o LLM-judge: ¿respuesta apoyada en chunks?</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66881F6" w14:textId="77777777">
            <w:r>
              <w:rPr>
                <w:color w:val="333333"/>
                <w:sz w:val="20"/>
              </w:rPr>
              <w:t>&lt; umbral acordado con negocio</w:t>
            </w:r>
          </w:p>
        </w:tc>
      </w:tr>
    </w:tbl>
    <w:p w:rsidR="00744E14" w:rsidRDefault="00744E14" w14:paraId="44BC35F2" w14:textId="77777777"/>
    <w:p w:rsidRPr="00B60D5F" w:rsidR="00744E14" w:rsidRDefault="00507081" w14:paraId="036E505F" w14:textId="77777777">
      <w:pPr>
        <w:spacing w:after="120" w:line="280" w:lineRule="exact"/>
        <w:rPr>
          <w:lang w:val="es-ES"/>
        </w:rPr>
      </w:pPr>
      <w:r w:rsidRPr="00B60D5F">
        <w:rPr>
          <w:color w:val="333333"/>
          <w:lang w:val="es-ES"/>
        </w:rPr>
        <w:t>En Startup: revisa manualmente las 5 primeras métricas una vez por semana. En Enterprise: dashboard + alertas en el mismo stack que el agente.</w:t>
      </w:r>
    </w:p>
    <w:p w:rsidRPr="00B60D5F" w:rsidR="00744E14" w:rsidRDefault="00507081" w14:paraId="3A0DFC9E" w14:textId="77777777">
      <w:pPr>
        <w:spacing w:before="280" w:after="120"/>
        <w:rPr>
          <w:lang w:val="es-ES"/>
        </w:rPr>
      </w:pPr>
      <w:r w:rsidRPr="00B60D5F">
        <w:rPr>
          <w:b/>
          <w:color w:val="004B8D"/>
          <w:sz w:val="28"/>
          <w:lang w:val="es-ES"/>
        </w:rPr>
        <w:t>8. Relación con Capa 2</w:t>
      </w:r>
    </w:p>
    <w:p w:rsidRPr="00B60D5F" w:rsidR="00744E14" w:rsidRDefault="00507081" w14:paraId="45A10467" w14:textId="77777777">
      <w:pPr>
        <w:spacing w:before="200" w:after="80"/>
        <w:rPr>
          <w:lang w:val="es-ES"/>
        </w:rPr>
      </w:pPr>
      <w:r w:rsidRPr="00B60D5F">
        <w:rPr>
          <w:b/>
          <w:color w:val="009BD9"/>
          <w:sz w:val="24"/>
          <w:lang w:val="es-ES"/>
        </w:rPr>
        <w:t>Contrato versionado entre capas</w:t>
      </w:r>
    </w:p>
    <w:p w:rsidRPr="00B60D5F" w:rsidR="00744E14" w:rsidRDefault="00507081" w14:paraId="4D32B670" w14:textId="77777777">
      <w:pPr>
        <w:spacing w:after="120" w:line="280" w:lineRule="exact"/>
        <w:rPr>
          <w:lang w:val="es-ES"/>
        </w:rPr>
      </w:pPr>
      <w:r w:rsidRPr="00B60D5F">
        <w:rPr>
          <w:color w:val="333333"/>
          <w:lang w:val="es-ES"/>
        </w:rPr>
        <w:t xml:space="preserve">Capa 1 publica un </w:t>
      </w:r>
      <w:r w:rsidRPr="00B60D5F">
        <w:rPr>
          <w:b/>
          <w:color w:val="333333"/>
          <w:lang w:val="es-ES"/>
        </w:rPr>
        <w:t>Data Contract</w:t>
      </w:r>
      <w:r w:rsidRPr="00B60D5F">
        <w:rPr>
          <w:color w:val="333333"/>
          <w:lang w:val="es-ES"/>
        </w:rPr>
        <w:t xml:space="preserve"> por cada fuente de datos consumida por agentes. Este contrato es el handoff. Sin él, Capa 2 no puede desplegar en prod.</w:t>
      </w:r>
    </w:p>
    <w:tbl>
      <w:tblPr>
        <w:tblStyle w:val="TableGrid"/>
        <w:tblW w:w="0" w:type="auto"/>
        <w:tblLook w:val="04A0" w:firstRow="1" w:lastRow="0" w:firstColumn="1" w:lastColumn="0" w:noHBand="0" w:noVBand="1"/>
      </w:tblPr>
      <w:tblGrid>
        <w:gridCol w:w="8778"/>
      </w:tblGrid>
      <w:tr w:rsidRPr="00C16AD2" w:rsidR="00744E14" w14:paraId="0447C738"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Pr="00B60D5F" w:rsidR="00744E14" w:rsidRDefault="00507081" w14:paraId="2D8DCA6B" w14:textId="77777777">
            <w:pPr>
              <w:rPr>
                <w:lang w:val="es-ES"/>
              </w:rPr>
            </w:pPr>
            <w:r w:rsidRPr="00B60D5F">
              <w:rPr>
                <w:rFonts w:ascii="Consolas" w:hAnsi="Consolas"/>
                <w:color w:val="222222"/>
                <w:sz w:val="18"/>
                <w:lang w:val="es-ES"/>
              </w:rPr>
              <w:t># data_contract_normativa_hipotecas.yaml</w:t>
            </w:r>
          </w:p>
          <w:p w:rsidRPr="00B60D5F" w:rsidR="00744E14" w:rsidRDefault="00507081" w14:paraId="339B3BA5" w14:textId="77777777">
            <w:pPr>
              <w:rPr>
                <w:lang w:val="es-ES"/>
              </w:rPr>
            </w:pPr>
            <w:r w:rsidRPr="00B60D5F">
              <w:rPr>
                <w:rFonts w:ascii="Consolas" w:hAnsi="Consolas"/>
                <w:color w:val="222222"/>
                <w:sz w:val="18"/>
                <w:lang w:val="es-ES"/>
              </w:rPr>
              <w:t>source: "Normativa hipotecaria — circulares DGS"</w:t>
            </w:r>
          </w:p>
          <w:p w:rsidR="00744E14" w:rsidRDefault="00507081" w14:paraId="654BFB6F" w14:textId="77777777">
            <w:r>
              <w:rPr>
                <w:rFonts w:ascii="Consolas" w:hAnsi="Consolas"/>
                <w:color w:val="222222"/>
                <w:sz w:val="18"/>
              </w:rPr>
              <w:t>version: "v3"</w:t>
            </w:r>
          </w:p>
          <w:p w:rsidR="00744E14" w:rsidRDefault="00507081" w14:paraId="2EF9D101" w14:textId="77777777">
            <w:r>
              <w:rPr>
                <w:rFonts w:ascii="Consolas" w:hAnsi="Consolas"/>
                <w:color w:val="222222"/>
                <w:sz w:val="18"/>
              </w:rPr>
              <w:t>index_id: "hipotecas_normativa_v3"</w:t>
            </w:r>
          </w:p>
          <w:p w:rsidR="00744E14" w:rsidRDefault="00507081" w14:paraId="40D3DA9F" w14:textId="77777777">
            <w:r>
              <w:rPr>
                <w:rFonts w:ascii="Consolas" w:hAnsi="Consolas"/>
                <w:color w:val="222222"/>
                <w:sz w:val="18"/>
              </w:rPr>
              <w:t>embedding_model: "text-embedding-3-small"</w:t>
            </w:r>
          </w:p>
          <w:p w:rsidR="00744E14" w:rsidRDefault="00507081" w14:paraId="1A76D5A3" w14:textId="77777777">
            <w:r>
              <w:rPr>
                <w:rFonts w:ascii="Consolas" w:hAnsi="Consolas"/>
                <w:color w:val="222222"/>
                <w:sz w:val="18"/>
              </w:rPr>
              <w:t>chunk_policy: "hierarchical_article"</w:t>
            </w:r>
          </w:p>
          <w:p w:rsidR="00744E14" w:rsidRDefault="00507081" w14:paraId="5BEE99D1" w14:textId="77777777">
            <w:r>
              <w:rPr>
                <w:rFonts w:ascii="Consolas" w:hAnsi="Consolas"/>
                <w:color w:val="222222"/>
                <w:sz w:val="18"/>
              </w:rPr>
              <w:t>retrieval: "hybrid_bm25_vector"</w:t>
            </w:r>
          </w:p>
          <w:p w:rsidR="00744E14" w:rsidRDefault="00507081" w14:paraId="6B8FCB54" w14:textId="77777777">
            <w:r>
              <w:rPr>
                <w:rFonts w:ascii="Consolas" w:hAnsi="Consolas"/>
                <w:color w:val="222222"/>
                <w:sz w:val="18"/>
              </w:rPr>
              <w:t>auth:</w:t>
            </w:r>
          </w:p>
          <w:p w:rsidR="00744E14" w:rsidRDefault="00507081" w14:paraId="06783EA5" w14:textId="77777777">
            <w:r>
              <w:rPr>
                <w:rFonts w:ascii="Consolas" w:hAnsi="Consolas"/>
                <w:color w:val="222222"/>
                <w:sz w:val="18"/>
              </w:rPr>
              <w:t xml:space="preserve">  filter_field: "tenant_id"</w:t>
            </w:r>
          </w:p>
          <w:p w:rsidRPr="00B60D5F" w:rsidR="00744E14" w:rsidRDefault="00507081" w14:paraId="4E07ED6C" w14:textId="77777777">
            <w:pPr>
              <w:rPr>
                <w:lang w:val="es-ES"/>
              </w:rPr>
            </w:pPr>
            <w:r>
              <w:rPr>
                <w:rFonts w:ascii="Consolas" w:hAnsi="Consolas"/>
                <w:color w:val="222222"/>
                <w:sz w:val="18"/>
              </w:rPr>
              <w:t xml:space="preserve">  </w:t>
            </w:r>
            <w:r w:rsidRPr="00B60D5F">
              <w:rPr>
                <w:rFonts w:ascii="Consolas" w:hAnsi="Consolas"/>
                <w:color w:val="222222"/>
                <w:sz w:val="18"/>
                <w:lang w:val="es-ES"/>
              </w:rPr>
              <w:t>roles_allowed: ["gestor_hipotecas", "oficial_cumplimiento"]</w:t>
            </w:r>
          </w:p>
          <w:p w:rsidR="00744E14" w:rsidRDefault="00507081" w14:paraId="212C2BE4" w14:textId="77777777">
            <w:r>
              <w:rPr>
                <w:rFonts w:ascii="Consolas" w:hAnsi="Consolas"/>
                <w:color w:val="222222"/>
                <w:sz w:val="18"/>
              </w:rPr>
              <w:t>quality:</w:t>
            </w:r>
          </w:p>
          <w:p w:rsidR="00744E14" w:rsidRDefault="00507081" w14:paraId="369C93A2" w14:textId="77777777">
            <w:r>
              <w:rPr>
                <w:rFonts w:ascii="Consolas" w:hAnsi="Consolas"/>
                <w:color w:val="222222"/>
                <w:sz w:val="18"/>
              </w:rPr>
              <w:t xml:space="preserve">  recall_at_5: 0.87</w:t>
            </w:r>
          </w:p>
          <w:p w:rsidR="00744E14" w:rsidRDefault="00507081" w14:paraId="2FD88478" w14:textId="77777777">
            <w:r>
              <w:rPr>
                <w:rFonts w:ascii="Consolas" w:hAnsi="Consolas"/>
                <w:color w:val="222222"/>
                <w:sz w:val="18"/>
              </w:rPr>
              <w:t xml:space="preserve">  golden_set_size: 45</w:t>
            </w:r>
          </w:p>
          <w:p w:rsidRPr="00B60D5F" w:rsidR="00744E14" w:rsidRDefault="00507081" w14:paraId="205EC889" w14:textId="77777777">
            <w:pPr>
              <w:rPr>
                <w:lang w:val="es-ES"/>
              </w:rPr>
            </w:pPr>
            <w:r>
              <w:rPr>
                <w:rFonts w:ascii="Consolas" w:hAnsi="Consolas"/>
                <w:color w:val="222222"/>
                <w:sz w:val="18"/>
              </w:rPr>
              <w:t xml:space="preserve">  </w:t>
            </w:r>
            <w:r w:rsidRPr="00B60D5F">
              <w:rPr>
                <w:rFonts w:ascii="Consolas" w:hAnsi="Consolas"/>
                <w:color w:val="222222"/>
                <w:sz w:val="18"/>
                <w:lang w:val="es-ES"/>
              </w:rPr>
              <w:t>evaluated_at: "2026-05-15"</w:t>
            </w:r>
          </w:p>
          <w:p w:rsidRPr="00B60D5F" w:rsidR="00744E14" w:rsidRDefault="00507081" w14:paraId="6F3FFA8C" w14:textId="77777777">
            <w:pPr>
              <w:rPr>
                <w:lang w:val="es-ES"/>
              </w:rPr>
            </w:pPr>
            <w:r w:rsidRPr="00B60D5F">
              <w:rPr>
                <w:rFonts w:ascii="Consolas" w:hAnsi="Consolas"/>
                <w:color w:val="222222"/>
                <w:sz w:val="18"/>
                <w:lang w:val="es-ES"/>
              </w:rPr>
              <w:t>vigencia:</w:t>
            </w:r>
          </w:p>
          <w:p w:rsidRPr="00B60D5F" w:rsidR="00744E14" w:rsidRDefault="00507081" w14:paraId="047BB158" w14:textId="77777777">
            <w:pPr>
              <w:rPr>
                <w:lang w:val="es-ES"/>
              </w:rPr>
            </w:pPr>
            <w:r w:rsidRPr="00B60D5F">
              <w:rPr>
                <w:rFonts w:ascii="Consolas" w:hAnsi="Consolas"/>
                <w:color w:val="222222"/>
                <w:sz w:val="18"/>
                <w:lang w:val="es-ES"/>
              </w:rPr>
              <w:t xml:space="preserve">  desde: "2024-01-01"</w:t>
            </w:r>
          </w:p>
          <w:p w:rsidRPr="00B60D5F" w:rsidR="00744E14" w:rsidRDefault="00507081" w14:paraId="184F206A" w14:textId="77777777">
            <w:pPr>
              <w:rPr>
                <w:lang w:val="es-ES"/>
              </w:rPr>
            </w:pPr>
            <w:r w:rsidRPr="00B60D5F">
              <w:rPr>
                <w:rFonts w:ascii="Consolas" w:hAnsi="Consolas"/>
                <w:color w:val="222222"/>
                <w:sz w:val="18"/>
                <w:lang w:val="es-ES"/>
              </w:rPr>
              <w:t xml:space="preserve">  hasta: null   # null = activo</w:t>
            </w:r>
          </w:p>
          <w:p w:rsidRPr="00B60D5F" w:rsidR="00744E14" w:rsidRDefault="00507081" w14:paraId="2E9B32C3" w14:textId="77777777">
            <w:pPr>
              <w:rPr>
                <w:lang w:val="es-ES"/>
              </w:rPr>
            </w:pPr>
            <w:r w:rsidRPr="00B60D5F">
              <w:rPr>
                <w:rFonts w:ascii="Consolas" w:hAnsi="Consolas"/>
                <w:color w:val="222222"/>
                <w:sz w:val="18"/>
                <w:lang w:val="es-ES"/>
              </w:rPr>
              <w:t>owner: "equipo-datos-banca-hipotecas"</w:t>
            </w:r>
          </w:p>
          <w:p w:rsidR="00744E14" w:rsidRDefault="00507081" w14:paraId="12F73BC8" w14:textId="77777777">
            <w:r>
              <w:rPr>
                <w:rFonts w:ascii="Consolas" w:hAnsi="Consolas"/>
                <w:color w:val="222222"/>
                <w:sz w:val="18"/>
              </w:rPr>
              <w:t>pii: false</w:t>
            </w:r>
          </w:p>
          <w:p w:rsidR="00744E14" w:rsidRDefault="00507081" w14:paraId="31BD3270" w14:textId="77777777">
            <w:r>
              <w:rPr>
                <w:rFonts w:ascii="Consolas" w:hAnsi="Consolas"/>
                <w:color w:val="222222"/>
                <w:sz w:val="18"/>
              </w:rPr>
              <w:t>sovereign: "EU-only"</w:t>
            </w:r>
          </w:p>
          <w:p w:rsidRPr="00B60D5F" w:rsidR="00744E14" w:rsidRDefault="00507081" w14:paraId="4244B0CE" w14:textId="77777777">
            <w:pPr>
              <w:rPr>
                <w:lang w:val="es-ES"/>
              </w:rPr>
            </w:pPr>
            <w:r w:rsidRPr="00B60D5F">
              <w:rPr>
                <w:rFonts w:ascii="Consolas" w:hAnsi="Consolas"/>
                <w:color w:val="222222"/>
                <w:sz w:val="18"/>
                <w:lang w:val="es-ES"/>
              </w:rPr>
              <w:t>known_limitations:</w:t>
            </w:r>
          </w:p>
          <w:p w:rsidRPr="00B60D5F" w:rsidR="00744E14" w:rsidRDefault="00507081" w14:paraId="603F9890" w14:textId="77777777">
            <w:pPr>
              <w:rPr>
                <w:lang w:val="es-ES"/>
              </w:rPr>
            </w:pPr>
            <w:r w:rsidRPr="00B60D5F">
              <w:rPr>
                <w:rFonts w:ascii="Consolas" w:hAnsi="Consolas"/>
                <w:color w:val="222222"/>
                <w:sz w:val="18"/>
                <w:lang w:val="es-ES"/>
              </w:rPr>
              <w:t xml:space="preserve">  - "No cubre circulares anteriores a 2023"</w:t>
            </w:r>
          </w:p>
          <w:p w:rsidRPr="00B60D5F" w:rsidR="00744E14" w:rsidRDefault="00507081" w14:paraId="02CCC254" w14:textId="77777777">
            <w:pPr>
              <w:rPr>
                <w:lang w:val="es-ES"/>
              </w:rPr>
            </w:pPr>
            <w:r w:rsidRPr="00B60D5F">
              <w:rPr>
                <w:rFonts w:ascii="Consolas" w:hAnsi="Consolas"/>
                <w:color w:val="222222"/>
                <w:sz w:val="18"/>
                <w:lang w:val="es-ES"/>
              </w:rPr>
              <w:t xml:space="preserve">  - "p99 API posición degradado lunes 09-11h"</w:t>
            </w:r>
          </w:p>
        </w:tc>
      </w:tr>
    </w:tbl>
    <w:p w:rsidRPr="00B60D5F" w:rsidR="00744E14" w:rsidRDefault="00744E14" w14:paraId="50B25363" w14:textId="77777777">
      <w:pPr>
        <w:rPr>
          <w:lang w:val="es-ES"/>
        </w:rPr>
      </w:pPr>
    </w:p>
    <w:p w:rsidRPr="00B60D5F" w:rsidR="00744E14" w:rsidRDefault="00507081" w14:paraId="6435D598" w14:textId="77777777">
      <w:pPr>
        <w:spacing w:before="200" w:after="80"/>
        <w:rPr>
          <w:lang w:val="es-ES"/>
        </w:rPr>
      </w:pPr>
      <w:r w:rsidRPr="00B60D5F">
        <w:rPr>
          <w:b/>
          <w:color w:val="009BD9"/>
          <w:sz w:val="24"/>
          <w:lang w:val="es-ES"/>
        </w:rPr>
        <w:t>Rollout de un nuevo índice sin romper agentes</w:t>
      </w:r>
    </w:p>
    <w:p w:rsidRPr="00B60D5F" w:rsidR="00744E14" w:rsidRDefault="00507081" w14:paraId="00501492" w14:textId="77777777">
      <w:pPr>
        <w:spacing w:after="120" w:line="280" w:lineRule="exact"/>
        <w:rPr>
          <w:lang w:val="es-ES"/>
        </w:rPr>
      </w:pPr>
      <w:r w:rsidRPr="00B60D5F">
        <w:rPr>
          <w:color w:val="333333"/>
          <w:lang w:val="es-ES"/>
        </w:rPr>
        <w:t>Problema habitual: Capa 1 publica v4 con nuevo embedding. Los agentes en prod usan v3. Si Capa 1 borra v3 inmediatamente, los agentes rompen.</w:t>
      </w:r>
    </w:p>
    <w:p w:rsidRPr="00B60D5F" w:rsidR="00744E14" w:rsidRDefault="00507081" w14:paraId="1B31CB2E" w14:textId="77777777">
      <w:pPr>
        <w:spacing w:after="120" w:line="280" w:lineRule="exact"/>
        <w:rPr>
          <w:lang w:val="es-ES"/>
        </w:rPr>
      </w:pPr>
      <w:r w:rsidRPr="00B60D5F">
        <w:rPr>
          <w:b/>
          <w:color w:val="333333"/>
          <w:lang w:val="es-ES"/>
        </w:rPr>
        <w:t>Proceso:</w:t>
      </w:r>
    </w:p>
    <w:p w:rsidRPr="00B60D5F" w:rsidR="00744E14" w:rsidRDefault="00507081" w14:paraId="604C68A5" w14:textId="77777777">
      <w:pPr>
        <w:spacing w:after="120" w:line="280" w:lineRule="exact"/>
        <w:rPr>
          <w:lang w:val="es-ES"/>
        </w:rPr>
      </w:pPr>
      <w:r w:rsidRPr="00B60D5F">
        <w:rPr>
          <w:color w:val="333333"/>
          <w:lang w:val="es-ES"/>
        </w:rPr>
        <w:t>1. Capa 1 publica v4 como status: staging. Agentes en prod siguen con v3.</w:t>
      </w:r>
    </w:p>
    <w:p w:rsidRPr="00B60D5F" w:rsidR="00744E14" w:rsidRDefault="00507081" w14:paraId="6E576E5C" w14:textId="77777777">
      <w:pPr>
        <w:spacing w:after="120" w:line="280" w:lineRule="exact"/>
        <w:rPr>
          <w:lang w:val="es-ES"/>
        </w:rPr>
      </w:pPr>
      <w:r w:rsidRPr="00B60D5F">
        <w:rPr>
          <w:color w:val="333333"/>
          <w:lang w:val="es-ES"/>
        </w:rPr>
        <w:t>2. Capa 1 notifica a Capa 2: "índice v4 disponible en staging con contrato actualizado".</w:t>
      </w:r>
    </w:p>
    <w:p w:rsidRPr="00B60D5F" w:rsidR="00744E14" w:rsidRDefault="00507081" w14:paraId="2B31B942" w14:textId="77777777">
      <w:pPr>
        <w:spacing w:after="120" w:line="280" w:lineRule="exact"/>
        <w:rPr>
          <w:lang w:val="es-ES"/>
        </w:rPr>
      </w:pPr>
      <w:r w:rsidRPr="00B60D5F">
        <w:rPr>
          <w:color w:val="333333"/>
          <w:lang w:val="es-ES"/>
        </w:rPr>
        <w:t>3. Capa 2 despliega el agente apuntando a v4 en entorno de test.</w:t>
      </w:r>
    </w:p>
    <w:p w:rsidRPr="00B60D5F" w:rsidR="00744E14" w:rsidRDefault="00507081" w14:paraId="2D9CD9F1" w14:textId="77777777">
      <w:pPr>
        <w:spacing w:after="120" w:line="280" w:lineRule="exact"/>
        <w:rPr>
          <w:lang w:val="es-ES"/>
        </w:rPr>
      </w:pPr>
      <w:r w:rsidRPr="00B60D5F">
        <w:rPr>
          <w:color w:val="333333"/>
          <w:lang w:val="es-ES"/>
        </w:rPr>
        <w:t>4. Tests de integración del agente con v4 pasan → Capa 2 promueve a prod.</w:t>
      </w:r>
    </w:p>
    <w:p w:rsidRPr="00B60D5F" w:rsidR="00744E14" w:rsidRDefault="00507081" w14:paraId="7561B888" w14:textId="77777777">
      <w:pPr>
        <w:spacing w:after="120" w:line="280" w:lineRule="exact"/>
        <w:rPr>
          <w:lang w:val="es-ES"/>
        </w:rPr>
      </w:pPr>
      <w:r w:rsidRPr="00B60D5F">
        <w:rPr>
          <w:color w:val="333333"/>
          <w:lang w:val="es-ES"/>
        </w:rPr>
        <w:t>5. Capa 1 marca v3 como status: deprecated. Disponible 48–72h para rollback.</w:t>
      </w:r>
    </w:p>
    <w:p w:rsidRPr="00B60D5F" w:rsidR="00744E14" w:rsidRDefault="00507081" w14:paraId="40F12C46" w14:textId="77777777">
      <w:pPr>
        <w:spacing w:after="120" w:line="280" w:lineRule="exact"/>
        <w:rPr>
          <w:lang w:val="es-ES"/>
        </w:rPr>
      </w:pPr>
      <w:r w:rsidRPr="00B60D5F">
        <w:rPr>
          <w:color w:val="333333"/>
          <w:lang w:val="es-ES"/>
        </w:rPr>
        <w:t>6. Transcurrido ese tiempo, Capa 1 puede eliminar v3.</w:t>
      </w:r>
    </w:p>
    <w:p w:rsidRPr="00B60D5F" w:rsidR="00744E14" w:rsidRDefault="00507081" w14:paraId="7F3C3E6F" w14:textId="77777777">
      <w:pPr>
        <w:spacing w:before="200" w:after="80"/>
        <w:rPr>
          <w:lang w:val="es-ES"/>
        </w:rPr>
      </w:pPr>
      <w:r w:rsidRPr="00B60D5F">
        <w:rPr>
          <w:b/>
          <w:color w:val="009BD9"/>
          <w:sz w:val="24"/>
          <w:lang w:val="es-ES"/>
        </w:rPr>
        <w:t>Agent Contract — varias fuentes, una versión compatible</w:t>
      </w:r>
    </w:p>
    <w:p w:rsidRPr="00B60D5F" w:rsidR="00744E14" w:rsidRDefault="00507081" w14:paraId="453433B1" w14:textId="77777777">
      <w:pPr>
        <w:spacing w:after="120" w:line="280" w:lineRule="exact"/>
        <w:rPr>
          <w:lang w:val="es-ES"/>
        </w:rPr>
      </w:pPr>
      <w:r w:rsidRPr="00B60D5F">
        <w:rPr>
          <w:color w:val="333333"/>
          <w:lang w:val="es-ES"/>
        </w:rPr>
        <w:t xml:space="preserve">Un agente suele depender de </w:t>
      </w:r>
      <w:r w:rsidRPr="00B60D5F">
        <w:rPr>
          <w:b/>
          <w:color w:val="333333"/>
          <w:lang w:val="es-ES"/>
        </w:rPr>
        <w:t>varios índices y tools</w:t>
      </w:r>
      <w:r w:rsidRPr="00B60D5F">
        <w:rPr>
          <w:color w:val="333333"/>
          <w:lang w:val="es-ES"/>
        </w:rPr>
        <w:t xml:space="preserve">. Cada fuente versiona por su cuenta; el agente necesita un </w:t>
      </w:r>
      <w:r w:rsidRPr="00B60D5F">
        <w:rPr>
          <w:b/>
          <w:color w:val="333333"/>
          <w:lang w:val="es-ES"/>
        </w:rPr>
        <w:t>manifest</w:t>
      </w:r>
      <w:r w:rsidRPr="00B60D5F">
        <w:rPr>
          <w:color w:val="333333"/>
          <w:lang w:val="es-ES"/>
        </w:rPr>
        <w:t xml:space="preserve"> que fije qué combinación es compatible.</w:t>
      </w:r>
    </w:p>
    <w:tbl>
      <w:tblPr>
        <w:tblStyle w:val="TableGrid"/>
        <w:tblW w:w="0" w:type="auto"/>
        <w:tblLook w:val="04A0" w:firstRow="1" w:lastRow="0" w:firstColumn="1" w:lastColumn="0" w:noHBand="0" w:noVBand="1"/>
      </w:tblPr>
      <w:tblGrid>
        <w:gridCol w:w="8778"/>
      </w:tblGrid>
      <w:tr w:rsidR="00744E14" w14:paraId="221BB62B"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00744E14" w:rsidRDefault="00507081" w14:paraId="7EAFE171" w14:textId="77777777">
            <w:r>
              <w:rPr>
                <w:rFonts w:ascii="Consolas" w:hAnsi="Consolas"/>
                <w:color w:val="222222"/>
                <w:sz w:val="18"/>
              </w:rPr>
              <w:t># agent_contract_copiloto_hipotecas.yaml</w:t>
            </w:r>
          </w:p>
          <w:p w:rsidR="00744E14" w:rsidRDefault="00507081" w14:paraId="3C68AB94" w14:textId="77777777">
            <w:r>
              <w:rPr>
                <w:rFonts w:ascii="Consolas" w:hAnsi="Consolas"/>
                <w:color w:val="222222"/>
                <w:sz w:val="18"/>
              </w:rPr>
              <w:t>agent_id: copiloto_hipotecas</w:t>
            </w:r>
          </w:p>
          <w:p w:rsidR="00744E14" w:rsidRDefault="00507081" w14:paraId="168B2C9A" w14:textId="77777777">
            <w:r>
              <w:rPr>
                <w:rFonts w:ascii="Consolas" w:hAnsi="Consolas"/>
                <w:color w:val="222222"/>
                <w:sz w:val="18"/>
              </w:rPr>
              <w:t>contract_version: "2026-05-20"</w:t>
            </w:r>
          </w:p>
          <w:p w:rsidR="00744E14" w:rsidRDefault="00507081" w14:paraId="743ACFA2" w14:textId="77777777">
            <w:r>
              <w:rPr>
                <w:rFonts w:ascii="Consolas" w:hAnsi="Consolas"/>
                <w:color w:val="222222"/>
                <w:sz w:val="18"/>
              </w:rPr>
              <w:t>sources:</w:t>
            </w:r>
          </w:p>
          <w:p w:rsidRPr="00B60D5F" w:rsidR="00744E14" w:rsidRDefault="00507081" w14:paraId="0F3C62D4" w14:textId="77777777">
            <w:pPr>
              <w:rPr>
                <w:lang w:val="es-ES"/>
              </w:rPr>
            </w:pPr>
            <w:r>
              <w:rPr>
                <w:rFonts w:ascii="Consolas" w:hAnsi="Consolas"/>
                <w:color w:val="222222"/>
                <w:sz w:val="18"/>
              </w:rPr>
              <w:t xml:space="preserve">  </w:t>
            </w:r>
            <w:r w:rsidRPr="00B60D5F">
              <w:rPr>
                <w:rFonts w:ascii="Consolas" w:hAnsi="Consolas"/>
                <w:color w:val="222222"/>
                <w:sz w:val="18"/>
                <w:lang w:val="es-ES"/>
              </w:rPr>
              <w:t>normativa_hipotecas:</w:t>
            </w:r>
          </w:p>
          <w:p w:rsidRPr="00B60D5F" w:rsidR="00744E14" w:rsidRDefault="00507081" w14:paraId="1AA824ED" w14:textId="77777777">
            <w:pPr>
              <w:rPr>
                <w:lang w:val="es-ES"/>
              </w:rPr>
            </w:pPr>
            <w:r w:rsidRPr="00B60D5F">
              <w:rPr>
                <w:rFonts w:ascii="Consolas" w:hAnsi="Consolas"/>
                <w:color w:val="222222"/>
                <w:sz w:val="18"/>
                <w:lang w:val="es-ES"/>
              </w:rPr>
              <w:t xml:space="preserve">    type: rag</w:t>
            </w:r>
          </w:p>
          <w:p w:rsidRPr="00B60D5F" w:rsidR="00744E14" w:rsidRDefault="00507081" w14:paraId="3F9D5DA2" w14:textId="77777777">
            <w:pPr>
              <w:rPr>
                <w:lang w:val="es-ES"/>
              </w:rPr>
            </w:pPr>
            <w:r w:rsidRPr="00B60D5F">
              <w:rPr>
                <w:rFonts w:ascii="Consolas" w:hAnsi="Consolas"/>
                <w:color w:val="222222"/>
                <w:sz w:val="18"/>
                <w:lang w:val="es-ES"/>
              </w:rPr>
              <w:t xml:space="preserve">    index_id: hipotecas_normativa_v3</w:t>
            </w:r>
          </w:p>
          <w:p w:rsidRPr="00B60D5F" w:rsidR="00744E14" w:rsidRDefault="00507081" w14:paraId="131DD8E9" w14:textId="77777777">
            <w:pPr>
              <w:rPr>
                <w:lang w:val="es-ES"/>
              </w:rPr>
            </w:pPr>
            <w:r w:rsidRPr="00B60D5F">
              <w:rPr>
                <w:rFonts w:ascii="Consolas" w:hAnsi="Consolas"/>
                <w:color w:val="222222"/>
                <w:sz w:val="18"/>
                <w:lang w:val="es-ES"/>
              </w:rPr>
              <w:t xml:space="preserve">    data_contract_ref: data_contract_normativa_hipotecas.yaml</w:t>
            </w:r>
          </w:p>
          <w:p w:rsidRPr="00B60D5F" w:rsidR="00744E14" w:rsidRDefault="00507081" w14:paraId="7B1719F0" w14:textId="77777777">
            <w:pPr>
              <w:rPr>
                <w:lang w:val="es-ES"/>
              </w:rPr>
            </w:pPr>
            <w:r w:rsidRPr="00B60D5F">
              <w:rPr>
                <w:rFonts w:ascii="Consolas" w:hAnsi="Consolas"/>
                <w:color w:val="222222"/>
                <w:sz w:val="18"/>
                <w:lang w:val="es-ES"/>
              </w:rPr>
              <w:t xml:space="preserve">  consultar_posicion:</w:t>
            </w:r>
          </w:p>
          <w:p w:rsidRPr="00B60D5F" w:rsidR="00744E14" w:rsidRDefault="00507081" w14:paraId="404B0E57" w14:textId="77777777">
            <w:pPr>
              <w:rPr>
                <w:lang w:val="es-ES"/>
              </w:rPr>
            </w:pPr>
            <w:r w:rsidRPr="00B60D5F">
              <w:rPr>
                <w:rFonts w:ascii="Consolas" w:hAnsi="Consolas"/>
                <w:color w:val="222222"/>
                <w:sz w:val="18"/>
                <w:lang w:val="es-ES"/>
              </w:rPr>
              <w:t xml:space="preserve">    type: tool</w:t>
            </w:r>
          </w:p>
          <w:p w:rsidRPr="00B60D5F" w:rsidR="00744E14" w:rsidRDefault="00507081" w14:paraId="1A71E6B7" w14:textId="77777777">
            <w:pPr>
              <w:rPr>
                <w:lang w:val="es-ES"/>
              </w:rPr>
            </w:pPr>
            <w:r w:rsidRPr="00B60D5F">
              <w:rPr>
                <w:rFonts w:ascii="Consolas" w:hAnsi="Consolas"/>
                <w:color w:val="222222"/>
                <w:sz w:val="18"/>
                <w:lang w:val="es-ES"/>
              </w:rPr>
              <w:t xml:space="preserve">    api_version: "core-posiciones-2024-03"</w:t>
            </w:r>
          </w:p>
          <w:p w:rsidRPr="00B60D5F" w:rsidR="00744E14" w:rsidRDefault="00507081" w14:paraId="1EACBC6B" w14:textId="77777777">
            <w:pPr>
              <w:rPr>
                <w:lang w:val="es-ES"/>
              </w:rPr>
            </w:pPr>
            <w:r w:rsidRPr="00B60D5F">
              <w:rPr>
                <w:rFonts w:ascii="Consolas" w:hAnsi="Consolas"/>
                <w:color w:val="222222"/>
                <w:sz w:val="18"/>
                <w:lang w:val="es-ES"/>
              </w:rPr>
              <w:t xml:space="preserve">    data_contract_ref: data_contract_posicion.yaml</w:t>
            </w:r>
          </w:p>
          <w:p w:rsidRPr="00B60D5F" w:rsidR="00744E14" w:rsidRDefault="00507081" w14:paraId="63C528B7" w14:textId="77777777">
            <w:pPr>
              <w:rPr>
                <w:lang w:val="es-ES"/>
              </w:rPr>
            </w:pPr>
            <w:r w:rsidRPr="00B60D5F">
              <w:rPr>
                <w:rFonts w:ascii="Consolas" w:hAnsi="Consolas"/>
                <w:color w:val="222222"/>
                <w:sz w:val="18"/>
                <w:lang w:val="es-ES"/>
              </w:rPr>
              <w:t xml:space="preserve">  procedimientos_internos:</w:t>
            </w:r>
          </w:p>
          <w:p w:rsidRPr="00B60D5F" w:rsidR="00744E14" w:rsidRDefault="00507081" w14:paraId="1DB7D823" w14:textId="77777777">
            <w:pPr>
              <w:rPr>
                <w:lang w:val="es-ES"/>
              </w:rPr>
            </w:pPr>
            <w:r w:rsidRPr="00B60D5F">
              <w:rPr>
                <w:rFonts w:ascii="Consolas" w:hAnsi="Consolas"/>
                <w:color w:val="222222"/>
                <w:sz w:val="18"/>
                <w:lang w:val="es-ES"/>
              </w:rPr>
              <w:t xml:space="preserve">    type: rag</w:t>
            </w:r>
          </w:p>
          <w:p w:rsidRPr="00B60D5F" w:rsidR="00744E14" w:rsidRDefault="00507081" w14:paraId="30EB8085" w14:textId="77777777">
            <w:pPr>
              <w:rPr>
                <w:lang w:val="es-ES"/>
              </w:rPr>
            </w:pPr>
            <w:r w:rsidRPr="00B60D5F">
              <w:rPr>
                <w:rFonts w:ascii="Consolas" w:hAnsi="Consolas"/>
                <w:color w:val="222222"/>
                <w:sz w:val="18"/>
                <w:lang w:val="es-ES"/>
              </w:rPr>
              <w:t xml:space="preserve">    index_id: procedimientos_hipoteca_v2</w:t>
            </w:r>
          </w:p>
          <w:p w:rsidRPr="00B60D5F" w:rsidR="00744E14" w:rsidRDefault="00507081" w14:paraId="55AE44EF" w14:textId="77777777">
            <w:pPr>
              <w:rPr>
                <w:lang w:val="es-ES"/>
              </w:rPr>
            </w:pPr>
            <w:r w:rsidRPr="00B60D5F">
              <w:rPr>
                <w:rFonts w:ascii="Consolas" w:hAnsi="Consolas"/>
                <w:color w:val="222222"/>
                <w:sz w:val="18"/>
                <w:lang w:val="es-ES"/>
              </w:rPr>
              <w:t xml:space="preserve">    data_contract_ref: data_contract_procedimientos.yaml</w:t>
            </w:r>
          </w:p>
          <w:p w:rsidRPr="00B60D5F" w:rsidR="00744E14" w:rsidRDefault="00507081" w14:paraId="19975DC4" w14:textId="77777777">
            <w:pPr>
              <w:rPr>
                <w:lang w:val="es-ES"/>
              </w:rPr>
            </w:pPr>
            <w:r w:rsidRPr="00B60D5F">
              <w:rPr>
                <w:rFonts w:ascii="Consolas" w:hAnsi="Consolas"/>
                <w:color w:val="222222"/>
                <w:sz w:val="18"/>
                <w:lang w:val="es-ES"/>
              </w:rPr>
              <w:t>compatibility:</w:t>
            </w:r>
          </w:p>
          <w:p w:rsidRPr="00B60D5F" w:rsidR="00744E14" w:rsidRDefault="00507081" w14:paraId="5EF4F2FB" w14:textId="77777777">
            <w:pPr>
              <w:rPr>
                <w:lang w:val="es-ES"/>
              </w:rPr>
            </w:pPr>
            <w:r w:rsidRPr="00B60D5F">
              <w:rPr>
                <w:rFonts w:ascii="Consolas" w:hAnsi="Consolas"/>
                <w:color w:val="222222"/>
                <w:sz w:val="18"/>
                <w:lang w:val="es-ES"/>
              </w:rPr>
              <w:t xml:space="preserve">  # El agente en prod solo arranca si TODAS estas versiones existen</w:t>
            </w:r>
          </w:p>
          <w:p w:rsidRPr="00B60D5F" w:rsidR="00744E14" w:rsidRDefault="00507081" w14:paraId="761A6BA9" w14:textId="77777777">
            <w:pPr>
              <w:rPr>
                <w:lang w:val="es-ES"/>
              </w:rPr>
            </w:pPr>
            <w:r w:rsidRPr="00B60D5F">
              <w:rPr>
                <w:rFonts w:ascii="Consolas" w:hAnsi="Consolas"/>
                <w:color w:val="222222"/>
                <w:sz w:val="18"/>
                <w:lang w:val="es-ES"/>
              </w:rPr>
              <w:t xml:space="preserve">  min_recall_normativa: 0.85</w:t>
            </w:r>
          </w:p>
          <w:p w:rsidRPr="00B60D5F" w:rsidR="00744E14" w:rsidRDefault="00507081" w14:paraId="6EA1227C" w14:textId="77777777">
            <w:pPr>
              <w:rPr>
                <w:lang w:val="es-ES"/>
              </w:rPr>
            </w:pPr>
            <w:r w:rsidRPr="00B60D5F">
              <w:rPr>
                <w:rFonts w:ascii="Consolas" w:hAnsi="Consolas"/>
                <w:color w:val="222222"/>
                <w:sz w:val="18"/>
                <w:lang w:val="es-ES"/>
              </w:rPr>
              <w:t xml:space="preserve">  max_p95_posicion_ms: 500</w:t>
            </w:r>
          </w:p>
          <w:p w:rsidR="00744E14" w:rsidRDefault="00507081" w14:paraId="36B4E50F" w14:textId="77777777">
            <w:r>
              <w:rPr>
                <w:rFonts w:ascii="Consolas" w:hAnsi="Consolas"/>
                <w:color w:val="222222"/>
                <w:sz w:val="18"/>
              </w:rPr>
              <w:t>rollout:</w:t>
            </w:r>
          </w:p>
          <w:p w:rsidR="00744E14" w:rsidRDefault="00507081" w14:paraId="54C44D96" w14:textId="77777777">
            <w:r>
              <w:rPr>
                <w:rFonts w:ascii="Consolas" w:hAnsi="Consolas"/>
                <w:color w:val="222222"/>
                <w:sz w:val="18"/>
              </w:rPr>
              <w:t xml:space="preserve">  staging_manifest: agent_contract_copiloto_hipotecas_staging.yaml</w:t>
            </w:r>
          </w:p>
          <w:p w:rsidR="00744E14" w:rsidRDefault="00507081" w14:paraId="09E144DE" w14:textId="77777777">
            <w:r>
              <w:rPr>
                <w:rFonts w:ascii="Consolas" w:hAnsi="Consolas"/>
                <w:color w:val="222222"/>
                <w:sz w:val="18"/>
              </w:rPr>
              <w:t xml:space="preserve">  prod_manifest: agent_contract_copiloto_hipotecas.yaml</w:t>
            </w:r>
          </w:p>
        </w:tc>
      </w:tr>
    </w:tbl>
    <w:p w:rsidR="00744E14" w:rsidRDefault="00744E14" w14:paraId="1C2847F8" w14:textId="77777777"/>
    <w:p w:rsidRPr="00B60D5F" w:rsidR="00744E14" w:rsidRDefault="00507081" w14:paraId="505DBF59" w14:textId="77777777">
      <w:pPr>
        <w:spacing w:after="120" w:line="280" w:lineRule="exact"/>
        <w:rPr>
          <w:lang w:val="es-ES"/>
        </w:rPr>
      </w:pPr>
      <w:r w:rsidRPr="00B60D5F">
        <w:rPr>
          <w:b/>
          <w:color w:val="333333"/>
          <w:lang w:val="es-ES"/>
        </w:rPr>
        <w:t>Si normativa pasa a v4:</w:t>
      </w:r>
      <w:r w:rsidRPr="00B60D5F">
        <w:rPr>
          <w:color w:val="333333"/>
          <w:lang w:val="es-ES"/>
        </w:rPr>
        <w:t xml:space="preserve"> Capa 1 publica contrato v4 → Capa 2 actualiza el manifest → tests de integración → prod. El agente </w:t>
      </w:r>
      <w:r w:rsidRPr="00B60D5F">
        <w:rPr>
          <w:b/>
          <w:color w:val="333333"/>
          <w:lang w:val="es-ES"/>
        </w:rPr>
        <w:t>no</w:t>
      </w:r>
      <w:r w:rsidRPr="00B60D5F">
        <w:rPr>
          <w:color w:val="333333"/>
          <w:lang w:val="es-ES"/>
        </w:rPr>
        <w:t xml:space="preserve"> lee "el último índice" por magia: lee lo que el manifest declara.</w:t>
      </w:r>
    </w:p>
    <w:p w:rsidR="00744E14" w:rsidRDefault="00507081" w14:paraId="37829366" w14:textId="77777777">
      <w:pPr>
        <w:spacing w:before="200" w:after="80"/>
      </w:pPr>
      <w:r>
        <w:rPr>
          <w:b/>
          <w:color w:val="009BD9"/>
          <w:sz w:val="24"/>
        </w:rPr>
        <w:t>Ejemplo de handoff (BancoMedio)</w:t>
      </w:r>
    </w:p>
    <w:tbl>
      <w:tblPr>
        <w:tblStyle w:val="TableGrid"/>
        <w:tblW w:w="0" w:type="auto"/>
        <w:tblLook w:val="04A0" w:firstRow="1" w:lastRow="0" w:firstColumn="1" w:lastColumn="0" w:noHBand="0" w:noVBand="1"/>
      </w:tblPr>
      <w:tblGrid>
        <w:gridCol w:w="8778"/>
      </w:tblGrid>
      <w:tr w:rsidR="00744E14" w14:paraId="002DA242"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Pr="00B60D5F" w:rsidR="00744E14" w:rsidRDefault="00507081" w14:paraId="275D7045" w14:textId="77777777">
            <w:pPr>
              <w:rPr>
                <w:lang w:val="es-ES"/>
              </w:rPr>
            </w:pPr>
            <w:r>
              <w:rPr>
                <w:rFonts w:ascii="Consolas" w:hAnsi="Consolas"/>
                <w:color w:val="222222"/>
                <w:sz w:val="18"/>
              </w:rPr>
              <w:t>📦</w:t>
            </w:r>
            <w:r w:rsidRPr="00B60D5F">
              <w:rPr>
                <w:rFonts w:ascii="Consolas" w:hAnsi="Consolas"/>
                <w:color w:val="222222"/>
                <w:sz w:val="18"/>
                <w:lang w:val="es-ES"/>
              </w:rPr>
              <w:t xml:space="preserve"> Handoff Capa 1 → Capa 2 — Copiloto Hipotecas v3</w:t>
            </w:r>
          </w:p>
          <w:p w:rsidRPr="00B60D5F" w:rsidR="00744E14" w:rsidRDefault="00744E14" w14:paraId="46A8D418" w14:textId="77777777">
            <w:pPr>
              <w:rPr>
                <w:lang w:val="es-ES"/>
              </w:rPr>
            </w:pPr>
          </w:p>
          <w:p w:rsidRPr="00B60D5F" w:rsidR="00744E14" w:rsidRDefault="00507081" w14:paraId="55DD6C11" w14:textId="77777777">
            <w:pPr>
              <w:rPr>
                <w:lang w:val="es-ES"/>
              </w:rPr>
            </w:pPr>
            <w:r w:rsidRPr="00B60D5F">
              <w:rPr>
                <w:rFonts w:ascii="Consolas" w:hAnsi="Consolas"/>
                <w:color w:val="222222"/>
                <w:sz w:val="18"/>
                <w:lang w:val="es-ES"/>
              </w:rPr>
              <w:t>Fuentes disponibles:</w:t>
            </w:r>
          </w:p>
          <w:p w:rsidRPr="00B60D5F" w:rsidR="00744E14" w:rsidRDefault="00507081" w14:paraId="2A87AFBA" w14:textId="77777777">
            <w:pPr>
              <w:rPr>
                <w:lang w:val="es-ES"/>
              </w:rPr>
            </w:pPr>
            <w:r w:rsidRPr="00B60D5F">
              <w:rPr>
                <w:rFonts w:ascii="Consolas" w:hAnsi="Consolas"/>
                <w:color w:val="222222"/>
                <w:sz w:val="18"/>
                <w:lang w:val="es-ES"/>
              </w:rPr>
              <w:t xml:space="preserve">  1. normativa_hipotecas_v3     → RAG hybrid | recall@5 = 0.87 | owner: equipo-legal</w:t>
            </w:r>
          </w:p>
          <w:p w:rsidRPr="00B60D5F" w:rsidR="00744E14" w:rsidRDefault="00507081" w14:paraId="326D4D76" w14:textId="77777777">
            <w:pPr>
              <w:rPr>
                <w:lang w:val="es-ES"/>
              </w:rPr>
            </w:pPr>
            <w:r w:rsidRPr="00B60D5F">
              <w:rPr>
                <w:rFonts w:ascii="Consolas" w:hAnsi="Consolas"/>
                <w:color w:val="222222"/>
                <w:sz w:val="18"/>
                <w:lang w:val="es-ES"/>
              </w:rPr>
              <w:t xml:space="preserve">  2. tool_consultar_posicion     → API REST | SLA 200ms p95 | scope: gestor_hipotecas</w:t>
            </w:r>
          </w:p>
          <w:p w:rsidRPr="00B60D5F" w:rsidR="00744E14" w:rsidRDefault="00507081" w14:paraId="26416802" w14:textId="77777777">
            <w:pPr>
              <w:rPr>
                <w:lang w:val="es-ES"/>
              </w:rPr>
            </w:pPr>
            <w:r w:rsidRPr="00B60D5F">
              <w:rPr>
                <w:rFonts w:ascii="Consolas" w:hAnsi="Consolas"/>
                <w:color w:val="222222"/>
                <w:sz w:val="18"/>
                <w:lang w:val="es-ES"/>
              </w:rPr>
              <w:t xml:space="preserve">  3. procedimientos_internos_v2  → RAG vector | recall@5 = 0.82 | owner: ops-hipotecas</w:t>
            </w:r>
          </w:p>
          <w:p w:rsidRPr="00B60D5F" w:rsidR="00744E14" w:rsidRDefault="00744E14" w14:paraId="363FDAC9" w14:textId="77777777">
            <w:pPr>
              <w:rPr>
                <w:lang w:val="es-ES"/>
              </w:rPr>
            </w:pPr>
          </w:p>
          <w:p w:rsidRPr="00B60D5F" w:rsidR="00744E14" w:rsidRDefault="00507081" w14:paraId="4AB9247D" w14:textId="77777777">
            <w:pPr>
              <w:rPr>
                <w:lang w:val="es-ES"/>
              </w:rPr>
            </w:pPr>
            <w:r w:rsidRPr="00B60D5F">
              <w:rPr>
                <w:rFonts w:ascii="Consolas" w:hAnsi="Consolas"/>
                <w:color w:val="222222"/>
                <w:sz w:val="18"/>
                <w:lang w:val="es-ES"/>
              </w:rPr>
              <w:t>Restricciones:</w:t>
            </w:r>
          </w:p>
          <w:p w:rsidRPr="00B60D5F" w:rsidR="00744E14" w:rsidRDefault="00507081" w14:paraId="3BB9B696" w14:textId="77777777">
            <w:pPr>
              <w:rPr>
                <w:lang w:val="es-ES"/>
              </w:rPr>
            </w:pPr>
            <w:r w:rsidRPr="00B60D5F">
              <w:rPr>
                <w:rFonts w:ascii="Consolas" w:hAnsi="Consolas"/>
                <w:color w:val="222222"/>
                <w:sz w:val="18"/>
                <w:lang w:val="es-ES"/>
              </w:rPr>
              <w:t xml:space="preserve">  - Fuente 1: solo gestores con rol gestor_hipotecas o oficial_cumplimiento</w:t>
            </w:r>
          </w:p>
          <w:p w:rsidRPr="00B60D5F" w:rsidR="00744E14" w:rsidRDefault="00507081" w14:paraId="5E9E76E6" w14:textId="77777777">
            <w:pPr>
              <w:rPr>
                <w:lang w:val="es-ES"/>
              </w:rPr>
            </w:pPr>
            <w:r w:rsidRPr="00B60D5F">
              <w:rPr>
                <w:rFonts w:ascii="Consolas" w:hAnsi="Consolas"/>
                <w:color w:val="222222"/>
                <w:sz w:val="18"/>
                <w:lang w:val="es-ES"/>
              </w:rPr>
              <w:t xml:space="preserve">  - Fuente 2: scope por cuenta, solo cuentas del gestor autenticado</w:t>
            </w:r>
          </w:p>
          <w:p w:rsidRPr="00B60D5F" w:rsidR="00744E14" w:rsidRDefault="00507081" w14:paraId="004450AB" w14:textId="77777777">
            <w:pPr>
              <w:rPr>
                <w:lang w:val="es-ES"/>
              </w:rPr>
            </w:pPr>
            <w:r w:rsidRPr="00B60D5F">
              <w:rPr>
                <w:rFonts w:ascii="Consolas" w:hAnsi="Consolas"/>
                <w:color w:val="222222"/>
                <w:sz w:val="18"/>
                <w:lang w:val="es-ES"/>
              </w:rPr>
              <w:t xml:space="preserve">  - Fuente 3: interno; no mostrar literalmente al cliente final</w:t>
            </w:r>
          </w:p>
          <w:p w:rsidRPr="00B60D5F" w:rsidR="00744E14" w:rsidRDefault="00744E14" w14:paraId="57D74DF1" w14:textId="77777777">
            <w:pPr>
              <w:rPr>
                <w:lang w:val="es-ES"/>
              </w:rPr>
            </w:pPr>
          </w:p>
          <w:p w:rsidRPr="00B60D5F" w:rsidR="00744E14" w:rsidRDefault="00507081" w14:paraId="79D5FBA1" w14:textId="77777777">
            <w:pPr>
              <w:rPr>
                <w:lang w:val="es-ES"/>
              </w:rPr>
            </w:pPr>
            <w:r w:rsidRPr="00B60D5F">
              <w:rPr>
                <w:rFonts w:ascii="Consolas" w:hAnsi="Consolas"/>
                <w:color w:val="222222"/>
                <w:sz w:val="18"/>
                <w:lang w:val="es-ES"/>
              </w:rPr>
              <w:t>Limitaciones conocidas (honestas — más útiles que un contrato perfecto):</w:t>
            </w:r>
          </w:p>
          <w:p w:rsidRPr="00B60D5F" w:rsidR="00744E14" w:rsidRDefault="00507081" w14:paraId="212338FD" w14:textId="77777777">
            <w:pPr>
              <w:rPr>
                <w:lang w:val="es-ES"/>
              </w:rPr>
            </w:pPr>
            <w:r w:rsidRPr="00B60D5F">
              <w:rPr>
                <w:rFonts w:ascii="Consolas" w:hAnsi="Consolas"/>
                <w:color w:val="222222"/>
                <w:sz w:val="18"/>
                <w:lang w:val="es-ES"/>
              </w:rPr>
              <w:t xml:space="preserve">  - API posición: p99 ~2 s los lunes 09:00–11:00 (batch core). No usar para UX tiempo real esos días.</w:t>
            </w:r>
          </w:p>
          <w:p w:rsidRPr="00B60D5F" w:rsidR="00744E14" w:rsidRDefault="00507081" w14:paraId="5F4E1228" w14:textId="77777777">
            <w:pPr>
              <w:rPr>
                <w:lang w:val="es-ES"/>
              </w:rPr>
            </w:pPr>
            <w:r w:rsidRPr="00B60D5F">
              <w:rPr>
                <w:rFonts w:ascii="Consolas" w:hAnsi="Consolas"/>
                <w:color w:val="222222"/>
                <w:sz w:val="18"/>
                <w:lang w:val="es-ES"/>
              </w:rPr>
              <w:t xml:space="preserve">  - Índice normativa: no cubre circulares anteriores a 2023 (falta ingesta histórica).</w:t>
            </w:r>
          </w:p>
          <w:p w:rsidRPr="00B60D5F" w:rsidR="00744E14" w:rsidRDefault="00507081" w14:paraId="511B76FA" w14:textId="77777777">
            <w:pPr>
              <w:rPr>
                <w:lang w:val="es-ES"/>
              </w:rPr>
            </w:pPr>
            <w:r w:rsidRPr="00B60D5F">
              <w:rPr>
                <w:rFonts w:ascii="Consolas" w:hAnsi="Consolas"/>
                <w:color w:val="222222"/>
                <w:sz w:val="18"/>
                <w:lang w:val="es-ES"/>
              </w:rPr>
              <w:t xml:space="preserve">  - Procedimientos internos: golden set no revisado por negocio desde hace 6 meses; recall@5 puede estar inflado.</w:t>
            </w:r>
          </w:p>
          <w:p w:rsidRPr="00B60D5F" w:rsidR="00744E14" w:rsidRDefault="00507081" w14:paraId="25B0249F" w14:textId="77777777">
            <w:pPr>
              <w:rPr>
                <w:lang w:val="es-ES"/>
              </w:rPr>
            </w:pPr>
            <w:r w:rsidRPr="00B60D5F">
              <w:rPr>
                <w:rFonts w:ascii="Consolas" w:hAnsi="Consolas"/>
                <w:color w:val="222222"/>
                <w:sz w:val="18"/>
                <w:lang w:val="es-ES"/>
              </w:rPr>
              <w:t xml:space="preserve">  - Reranker: caídas puntuales el fin de semana → degradación a solo vector sin aviso al usuario (ver §7).</w:t>
            </w:r>
          </w:p>
          <w:p w:rsidRPr="00B60D5F" w:rsidR="00744E14" w:rsidRDefault="00744E14" w14:paraId="7179AC65" w14:textId="77777777">
            <w:pPr>
              <w:rPr>
                <w:lang w:val="es-ES"/>
              </w:rPr>
            </w:pPr>
          </w:p>
          <w:p w:rsidRPr="00B60D5F" w:rsidR="00744E14" w:rsidRDefault="00507081" w14:paraId="63D78737" w14:textId="77777777">
            <w:pPr>
              <w:rPr>
                <w:lang w:val="es-ES"/>
              </w:rPr>
            </w:pPr>
            <w:r w:rsidRPr="00B60D5F">
              <w:rPr>
                <w:rFonts w:ascii="Consolas" w:hAnsi="Consolas"/>
                <w:color w:val="222222"/>
                <w:sz w:val="18"/>
                <w:lang w:val="es-ES"/>
              </w:rPr>
              <w:t>Gates cumplidos: ✅ Governance ✅ OCR ✅ Security ✅ Golden set (normativa + posición; procedimientos con asterisco)</w:t>
            </w:r>
          </w:p>
          <w:p w:rsidR="00744E14" w:rsidRDefault="00507081" w14:paraId="5E6B31CE" w14:textId="77777777">
            <w:r>
              <w:rPr>
                <w:rFonts w:ascii="Consolas" w:hAnsi="Consolas"/>
                <w:color w:val="222222"/>
                <w:sz w:val="18"/>
              </w:rPr>
              <w:t>Fecha: 2026-05-20</w:t>
            </w:r>
          </w:p>
          <w:p w:rsidR="00744E14" w:rsidRDefault="00507081" w14:paraId="51628A18" w14:textId="77777777">
            <w:r>
              <w:rPr>
                <w:rFonts w:ascii="Consolas" w:hAnsi="Consolas"/>
                <w:color w:val="222222"/>
                <w:sz w:val="18"/>
              </w:rPr>
              <w:t>Contacto: juan.garcia@bancomedio.com (Data Steward)</w:t>
            </w:r>
          </w:p>
          <w:p w:rsidR="00744E14" w:rsidRDefault="00507081" w14:paraId="4C58A7E4" w14:textId="77777777">
            <w:r>
              <w:rPr>
                <w:rFonts w:ascii="Consolas" w:hAnsi="Consolas"/>
                <w:color w:val="222222"/>
                <w:sz w:val="18"/>
              </w:rPr>
              <w:t>Agent Contract: agent_contract_copiloto_hipotecas.yaml v2026-05-20</w:t>
            </w:r>
          </w:p>
        </w:tc>
      </w:tr>
    </w:tbl>
    <w:p w:rsidR="00744E14" w:rsidRDefault="00744E14" w14:paraId="71B67BF1" w14:textId="77777777"/>
    <w:p w:rsidR="00744E14" w:rsidRDefault="00507081" w14:paraId="00BDAEB6" w14:textId="77777777">
      <w:pPr>
        <w:spacing w:before="280" w:after="120"/>
      </w:pPr>
      <w:r>
        <w:rPr>
          <w:b/>
          <w:color w:val="004B8D"/>
          <w:sz w:val="28"/>
        </w:rPr>
        <w:t>9. Costes y trade-offs</w:t>
      </w:r>
    </w:p>
    <w:tbl>
      <w:tblPr>
        <w:tblStyle w:val="TableGrid"/>
        <w:tblW w:w="0" w:type="auto"/>
        <w:tblLook w:val="04A0" w:firstRow="1" w:lastRow="0" w:firstColumn="1" w:lastColumn="0" w:noHBand="0" w:noVBand="1"/>
      </w:tblPr>
      <w:tblGrid>
        <w:gridCol w:w="8772"/>
      </w:tblGrid>
      <w:tr w:rsidRPr="00C16AD2" w:rsidR="00744E14" w14:paraId="59DFD66C" w14:textId="77777777">
        <w:tc>
          <w:tcPr>
            <w:tcW w:w="8788" w:type="dxa"/>
            <w:tcBorders>
              <w:top w:val="single" w:color="009BD9" w:sz="6" w:space="0"/>
              <w:left w:val="single" w:color="009BD9" w:sz="6" w:space="0"/>
              <w:bottom w:val="single" w:color="009BD9" w:sz="6" w:space="0"/>
              <w:right w:val="single" w:color="009BD9" w:sz="6" w:space="0"/>
            </w:tcBorders>
            <w:shd w:val="clear" w:color="auto" w:fill="E0F4FB"/>
          </w:tcPr>
          <w:p w:rsidRPr="00B60D5F" w:rsidR="00744E14" w:rsidRDefault="00507081" w14:paraId="07E43C09" w14:textId="77777777">
            <w:pPr>
              <w:rPr>
                <w:lang w:val="es-ES"/>
              </w:rPr>
            </w:pPr>
            <w:r w:rsidRPr="00B60D5F">
              <w:rPr>
                <w:color w:val="333333"/>
                <w:sz w:val="21"/>
                <w:lang w:val="es-ES"/>
              </w:rPr>
              <w:t xml:space="preserve">*Los precios son </w:t>
            </w:r>
            <w:r w:rsidRPr="00B60D5F">
              <w:rPr>
                <w:b/>
                <w:color w:val="333333"/>
                <w:sz w:val="21"/>
                <w:lang w:val="es-ES"/>
              </w:rPr>
              <w:t>orientativos</w:t>
            </w:r>
            <w:r w:rsidRPr="00B60D5F">
              <w:rPr>
                <w:color w:val="333333"/>
                <w:sz w:val="21"/>
                <w:lang w:val="es-ES"/>
              </w:rPr>
              <w:t xml:space="preserve"> (mayo 2026). Verifica en la web de cada proveedor antes de presupuestar. Los rangos mezclan APIs gestionadas (OpenAI, Cohere, Pinecone) y despliegue propio (GPU, pgvector en tu cloud).*</w:t>
            </w:r>
          </w:p>
        </w:tc>
      </w:tr>
    </w:tbl>
    <w:p w:rsidRPr="00B60D5F" w:rsidR="00744E14" w:rsidRDefault="00744E14" w14:paraId="7B31D891" w14:textId="77777777">
      <w:pPr>
        <w:rPr>
          <w:lang w:val="es-ES"/>
        </w:rPr>
      </w:pPr>
    </w:p>
    <w:p w:rsidR="00744E14" w:rsidRDefault="00507081" w14:paraId="424E276A" w14:textId="77777777">
      <w:pPr>
        <w:spacing w:before="200" w:after="80"/>
      </w:pPr>
      <w:r>
        <w:rPr>
          <w:b/>
          <w:color w:val="009BD9"/>
          <w:sz w:val="24"/>
        </w:rPr>
        <w:t>Órdenes de magnitud</w:t>
      </w:r>
    </w:p>
    <w:tbl>
      <w:tblPr>
        <w:tblStyle w:val="TableGrid"/>
        <w:tblW w:w="0" w:type="auto"/>
        <w:tblLook w:val="04A0" w:firstRow="1" w:lastRow="0" w:firstColumn="1" w:lastColumn="0" w:noHBand="0" w:noVBand="1"/>
      </w:tblPr>
      <w:tblGrid>
        <w:gridCol w:w="2925"/>
        <w:gridCol w:w="2925"/>
        <w:gridCol w:w="2928"/>
      </w:tblGrid>
      <w:tr w:rsidR="00744E14" w14:paraId="2DBC4857" w14:textId="77777777">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B4AE759" w14:textId="77777777">
            <w:pPr>
              <w:jc w:val="center"/>
            </w:pPr>
            <w:r>
              <w:rPr>
                <w:b/>
                <w:color w:val="FFFFFF"/>
                <w:sz w:val="20"/>
              </w:rPr>
              <w:t>Operación</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139A1302" w14:textId="77777777">
            <w:pPr>
              <w:jc w:val="center"/>
            </w:pPr>
            <w:r>
              <w:rPr>
                <w:b/>
                <w:color w:val="FFFFFF"/>
                <w:sz w:val="20"/>
              </w:rPr>
              <w:t>Rango orientativo</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18D7E6C1" w14:textId="77777777">
            <w:pPr>
              <w:jc w:val="center"/>
            </w:pPr>
            <w:r>
              <w:rPr>
                <w:b/>
                <w:color w:val="FFFFFF"/>
                <w:sz w:val="20"/>
              </w:rPr>
              <w:t>Referencia típica (verificar)</w:t>
            </w:r>
          </w:p>
        </w:tc>
      </w:tr>
      <w:tr w:rsidR="00744E14" w14:paraId="11F99EC9"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B2FFD5C" w14:textId="77777777">
            <w:r>
              <w:rPr>
                <w:color w:val="333333"/>
                <w:sz w:val="20"/>
              </w:rPr>
              <w:t>Embedding 1M chunks (~500 tok/chunk)</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B177E66" w14:textId="77777777">
            <w:r>
              <w:rPr>
                <w:color w:val="333333"/>
                <w:sz w:val="20"/>
              </w:rPr>
              <w:t>$0,02 – $0,40</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F58EFEF" w14:textId="77777777">
            <w:r>
              <w:rPr>
                <w:b/>
                <w:color w:val="333333"/>
                <w:sz w:val="20"/>
              </w:rPr>
              <w:t>OpenAI</w:t>
            </w:r>
            <w:r>
              <w:rPr>
                <w:color w:val="333333"/>
                <w:sz w:val="20"/>
              </w:rPr>
              <w:t xml:space="preserve"> text-embedding-3-small ~$0,02/1M tok; </w:t>
            </w:r>
            <w:r>
              <w:rPr>
                <w:b/>
                <w:color w:val="333333"/>
                <w:sz w:val="20"/>
              </w:rPr>
              <w:t>Cohere</w:t>
            </w:r>
            <w:r>
              <w:rPr>
                <w:color w:val="333333"/>
                <w:sz w:val="20"/>
              </w:rPr>
              <w:t xml:space="preserve"> embed-v3 similar; </w:t>
            </w:r>
            <w:r>
              <w:rPr>
                <w:b/>
                <w:color w:val="333333"/>
                <w:sz w:val="20"/>
              </w:rPr>
              <w:t>local</w:t>
            </w:r>
            <w:r>
              <w:rPr>
                <w:color w:val="333333"/>
                <w:sz w:val="20"/>
              </w:rPr>
              <w:t xml:space="preserve"> (sentence-transformers en GPU) ~$0 marginal por token, coste fijo infra</w:t>
            </w:r>
          </w:p>
        </w:tc>
      </w:tr>
      <w:tr w:rsidRPr="00C16AD2" w:rsidR="00744E14" w14:paraId="1DD375CA"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304D3B58" w14:textId="77777777">
            <w:r>
              <w:rPr>
                <w:color w:val="333333"/>
                <w:sz w:val="20"/>
              </w:rPr>
              <w:t>GPU propia 24/7 para embeddings</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DEA6CE6" w14:textId="77777777">
            <w:r>
              <w:rPr>
                <w:color w:val="333333"/>
                <w:sz w:val="20"/>
              </w:rPr>
              <w:t>~$300 – $800/mes</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560636F" w14:textId="77777777">
            <w:pPr>
              <w:rPr>
                <w:lang w:val="es-ES"/>
              </w:rPr>
            </w:pPr>
            <w:r w:rsidRPr="00B60D5F">
              <w:rPr>
                <w:color w:val="333333"/>
                <w:sz w:val="20"/>
                <w:lang w:val="es-ES"/>
              </w:rPr>
              <w:t xml:space="preserve">1× A10/L4; compensa vs API cloud a partir de </w:t>
            </w:r>
            <w:r w:rsidRPr="00B60D5F">
              <w:rPr>
                <w:b/>
                <w:color w:val="333333"/>
                <w:sz w:val="20"/>
                <w:lang w:val="es-ES"/>
              </w:rPr>
              <w:t>~5–20M chunks/mes</w:t>
            </w:r>
            <w:r w:rsidRPr="00B60D5F">
              <w:rPr>
                <w:color w:val="333333"/>
                <w:sz w:val="20"/>
                <w:lang w:val="es-ES"/>
              </w:rPr>
              <w:t xml:space="preserve"> (haz el cálculo con tu tarifa cloud)</w:t>
            </w:r>
          </w:p>
        </w:tc>
      </w:tr>
      <w:tr w:rsidRPr="00C16AD2" w:rsidR="00744E14" w14:paraId="5F88ABE6"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45A7F67" w14:textId="77777777">
            <w:r>
              <w:rPr>
                <w:color w:val="333333"/>
                <w:sz w:val="20"/>
              </w:rPr>
              <w:t>OCR 10.000 páginas</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ED67506" w14:textId="77777777">
            <w:r>
              <w:rPr>
                <w:color w:val="333333"/>
                <w:sz w:val="20"/>
              </w:rPr>
              <w:t>$15 – $150</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4544284" w14:textId="77777777">
            <w:pPr>
              <w:rPr>
                <w:lang w:val="es-ES"/>
              </w:rPr>
            </w:pPr>
            <w:r w:rsidRPr="00B60D5F">
              <w:rPr>
                <w:b/>
                <w:color w:val="333333"/>
                <w:sz w:val="20"/>
                <w:lang w:val="es-ES"/>
              </w:rPr>
              <w:t>AWS Textract</w:t>
            </w:r>
            <w:r w:rsidRPr="00B60D5F">
              <w:rPr>
                <w:color w:val="333333"/>
                <w:sz w:val="20"/>
                <w:lang w:val="es-ES"/>
              </w:rPr>
              <w:t xml:space="preserve"> ~$1,50/100 pág; </w:t>
            </w:r>
            <w:r w:rsidRPr="00B60D5F">
              <w:rPr>
                <w:b/>
                <w:color w:val="333333"/>
                <w:sz w:val="20"/>
                <w:lang w:val="es-ES"/>
              </w:rPr>
              <w:t>Google Document AI</w:t>
            </w:r>
            <w:r w:rsidRPr="00B60D5F">
              <w:rPr>
                <w:color w:val="333333"/>
                <w:sz w:val="20"/>
                <w:lang w:val="es-ES"/>
              </w:rPr>
              <w:t xml:space="preserve"> similar; </w:t>
            </w:r>
            <w:r w:rsidRPr="00B60D5F">
              <w:rPr>
                <w:b/>
                <w:color w:val="333333"/>
                <w:sz w:val="20"/>
                <w:lang w:val="es-ES"/>
              </w:rPr>
              <w:t>Azure</w:t>
            </w:r>
            <w:r w:rsidRPr="00B60D5F">
              <w:rPr>
                <w:color w:val="333333"/>
                <w:sz w:val="20"/>
                <w:lang w:val="es-ES"/>
              </w:rPr>
              <w:t xml:space="preserve"> comparable; </w:t>
            </w:r>
            <w:r w:rsidRPr="00B60D5F">
              <w:rPr>
                <w:b/>
                <w:color w:val="333333"/>
                <w:sz w:val="20"/>
                <w:lang w:val="es-ES"/>
              </w:rPr>
              <w:t>Tesseract</w:t>
            </w:r>
            <w:r w:rsidRPr="00B60D5F">
              <w:rPr>
                <w:color w:val="333333"/>
                <w:sz w:val="20"/>
                <w:lang w:val="es-ES"/>
              </w:rPr>
              <w:t xml:space="preserve"> $0 licencia, más CPU/ingeniería</w:t>
            </w:r>
          </w:p>
        </w:tc>
      </w:tr>
      <w:tr w:rsidRPr="00C16AD2" w:rsidR="00744E14" w14:paraId="1417AD2C"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193790C4" w14:textId="77777777">
            <w:pPr>
              <w:rPr>
                <w:lang w:val="es-ES"/>
              </w:rPr>
            </w:pPr>
            <w:r w:rsidRPr="00B60D5F">
              <w:rPr>
                <w:color w:val="333333"/>
                <w:sz w:val="20"/>
                <w:lang w:val="es-ES"/>
              </w:rPr>
              <w:t>Re-indexación 50k chunks (solo embed)</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3B96C80" w14:textId="77777777">
            <w:r>
              <w:rPr>
                <w:color w:val="333333"/>
                <w:sz w:val="20"/>
              </w:rPr>
              <w:t>~$0,10 – $2</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7B840DF0" w14:textId="77777777">
            <w:pPr>
              <w:rPr>
                <w:lang w:val="es-ES"/>
              </w:rPr>
            </w:pPr>
            <w:r w:rsidRPr="00B60D5F">
              <w:rPr>
                <w:color w:val="333333"/>
                <w:sz w:val="20"/>
                <w:lang w:val="es-ES"/>
              </w:rPr>
              <w:t>Depende del modelo; el coste humano suele superar al API</w:t>
            </w:r>
          </w:p>
        </w:tc>
      </w:tr>
      <w:tr w:rsidRPr="00C16AD2" w:rsidR="00744E14" w14:paraId="11251F37"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B5B238F" w14:textId="77777777">
            <w:r>
              <w:rPr>
                <w:color w:val="333333"/>
                <w:sz w:val="20"/>
              </w:rPr>
              <w:t>Almacenamiento vector 1M × 1536-d</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2701618" w14:textId="77777777">
            <w:r>
              <w:rPr>
                <w:b/>
                <w:color w:val="333333"/>
                <w:sz w:val="20"/>
              </w:rPr>
              <w:t>$20 – $500/mes</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410C54FC" w14:textId="77777777">
            <w:pPr>
              <w:rPr>
                <w:lang w:val="es-ES"/>
              </w:rPr>
            </w:pPr>
            <w:r w:rsidRPr="00B60D5F">
              <w:rPr>
                <w:color w:val="333333"/>
                <w:sz w:val="20"/>
                <w:lang w:val="es-ES"/>
              </w:rPr>
              <w:t xml:space="preserve">A menudo </w:t>
            </w:r>
            <w:r w:rsidRPr="00B60D5F">
              <w:rPr>
                <w:b/>
                <w:color w:val="333333"/>
                <w:sz w:val="20"/>
                <w:lang w:val="es-ES"/>
              </w:rPr>
              <w:t>más caro que el embedding</w:t>
            </w:r>
            <w:r w:rsidRPr="00B60D5F">
              <w:rPr>
                <w:color w:val="333333"/>
                <w:sz w:val="20"/>
                <w:lang w:val="es-ES"/>
              </w:rPr>
              <w:t xml:space="preserve"> a escala: </w:t>
            </w:r>
            <w:r w:rsidRPr="00B60D5F">
              <w:rPr>
                <w:b/>
                <w:color w:val="333333"/>
                <w:sz w:val="20"/>
                <w:lang w:val="es-ES"/>
              </w:rPr>
              <w:t>Pinecone</w:t>
            </w:r>
            <w:r w:rsidRPr="00B60D5F">
              <w:rPr>
                <w:color w:val="333333"/>
                <w:sz w:val="20"/>
                <w:lang w:val="es-ES"/>
              </w:rPr>
              <w:t xml:space="preserve"> serverless por uso; </w:t>
            </w:r>
            <w:r w:rsidRPr="00B60D5F">
              <w:rPr>
                <w:b/>
                <w:color w:val="333333"/>
                <w:sz w:val="20"/>
                <w:lang w:val="es-ES"/>
              </w:rPr>
              <w:t>Qdrant</w:t>
            </w:r>
            <w:r w:rsidRPr="00B60D5F">
              <w:rPr>
                <w:color w:val="333333"/>
                <w:sz w:val="20"/>
                <w:lang w:val="es-ES"/>
              </w:rPr>
              <w:t xml:space="preserve"> cloud; </w:t>
            </w:r>
            <w:r w:rsidRPr="00B60D5F">
              <w:rPr>
                <w:b/>
                <w:color w:val="333333"/>
                <w:sz w:val="20"/>
                <w:lang w:val="es-ES"/>
              </w:rPr>
              <w:t>pgvector</w:t>
            </w:r>
            <w:r w:rsidRPr="00B60D5F">
              <w:rPr>
                <w:color w:val="333333"/>
                <w:sz w:val="20"/>
                <w:lang w:val="es-ES"/>
              </w:rPr>
              <w:t xml:space="preserve"> en RDS = coste de instancia DB; </w:t>
            </w:r>
            <w:r w:rsidRPr="00B60D5F">
              <w:rPr>
                <w:b/>
                <w:color w:val="333333"/>
                <w:sz w:val="20"/>
                <w:lang w:val="es-ES"/>
              </w:rPr>
              <w:t>Weaviate</w:t>
            </w:r>
            <w:r w:rsidRPr="00B60D5F">
              <w:rPr>
                <w:color w:val="333333"/>
                <w:sz w:val="20"/>
                <w:lang w:val="es-ES"/>
              </w:rPr>
              <w:t xml:space="preserve"> self-hosted = coste de cluster</w:t>
            </w:r>
          </w:p>
        </w:tc>
      </w:tr>
      <w:tr w:rsidRPr="00C16AD2" w:rsidR="00744E14" w14:paraId="75BAFFD1"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582B4863" w14:textId="77777777">
            <w:pPr>
              <w:rPr>
                <w:lang w:val="es-ES"/>
              </w:rPr>
            </w:pPr>
            <w:r w:rsidRPr="00B60D5F">
              <w:rPr>
                <w:color w:val="333333"/>
                <w:sz w:val="20"/>
                <w:lang w:val="es-ES"/>
              </w:rPr>
              <w:t>Queries retrieval (1M queries/mes)</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F84DBC7" w14:textId="77777777">
            <w:r>
              <w:rPr>
                <w:color w:val="333333"/>
                <w:sz w:val="20"/>
              </w:rPr>
              <w:t>$0 – $200+</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76F024A7" w14:textId="77777777">
            <w:pPr>
              <w:rPr>
                <w:lang w:val="es-ES"/>
              </w:rPr>
            </w:pPr>
            <w:r w:rsidRPr="00B60D5F">
              <w:rPr>
                <w:color w:val="333333"/>
                <w:sz w:val="20"/>
                <w:lang w:val="es-ES"/>
              </w:rPr>
              <w:t>Managed vector DBs cobran por lectura/almacenamiento; pgvector en tu Postgres ≈ coste DB existente</w:t>
            </w:r>
          </w:p>
        </w:tc>
      </w:tr>
      <w:tr w:rsidR="00744E14" w14:paraId="55544DD8"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1F4FD86" w14:textId="77777777">
            <w:r>
              <w:rPr>
                <w:color w:val="333333"/>
                <w:sz w:val="20"/>
              </w:rPr>
              <w:t>Reranker por query</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EAEB640" w14:textId="77777777">
            <w:r>
              <w:rPr>
                <w:color w:val="333333"/>
                <w:sz w:val="20"/>
              </w:rPr>
              <w:t>+20–80 ms latencia</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F929469" w14:textId="77777777">
            <w:r>
              <w:rPr>
                <w:b/>
                <w:color w:val="333333"/>
                <w:sz w:val="20"/>
              </w:rPr>
              <w:t>Cohere Rerank</w:t>
            </w:r>
            <w:r>
              <w:rPr>
                <w:color w:val="333333"/>
                <w:sz w:val="20"/>
              </w:rPr>
              <w:t xml:space="preserve">, </w:t>
            </w:r>
            <w:r>
              <w:rPr>
                <w:b/>
                <w:color w:val="333333"/>
                <w:sz w:val="20"/>
              </w:rPr>
              <w:t>cross-encoder</w:t>
            </w:r>
            <w:r>
              <w:rPr>
                <w:color w:val="333333"/>
                <w:sz w:val="20"/>
              </w:rPr>
              <w:t xml:space="preserve"> local: sin fee por token en open-source</w:t>
            </w:r>
          </w:p>
        </w:tc>
      </w:tr>
      <w:tr w:rsidRPr="00C16AD2" w:rsidR="00744E14" w14:paraId="661DDFA7"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E3B3F2C" w14:textId="77777777">
            <w:r>
              <w:rPr>
                <w:color w:val="333333"/>
                <w:sz w:val="20"/>
              </w:rPr>
              <w:t>VLM caption (por imagen)</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1F33D72" w14:textId="77777777">
            <w:r>
              <w:rPr>
                <w:color w:val="333333"/>
                <w:sz w:val="20"/>
              </w:rPr>
              <w:t>$0,01 – $0,08</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B891CAC" w14:textId="77777777">
            <w:pPr>
              <w:rPr>
                <w:lang w:val="es-ES"/>
              </w:rPr>
            </w:pPr>
            <w:r w:rsidRPr="00B60D5F">
              <w:rPr>
                <w:b/>
                <w:color w:val="333333"/>
                <w:sz w:val="20"/>
                <w:lang w:val="es-ES"/>
              </w:rPr>
              <w:t>GPT-4o</w:t>
            </w:r>
            <w:r w:rsidRPr="00B60D5F">
              <w:rPr>
                <w:color w:val="333333"/>
                <w:sz w:val="20"/>
                <w:lang w:val="es-ES"/>
              </w:rPr>
              <w:t xml:space="preserve"> vision, </w:t>
            </w:r>
            <w:r w:rsidRPr="00B60D5F">
              <w:rPr>
                <w:b/>
                <w:color w:val="333333"/>
                <w:sz w:val="20"/>
                <w:lang w:val="es-ES"/>
              </w:rPr>
              <w:t>Claude</w:t>
            </w:r>
            <w:r w:rsidRPr="00B60D5F">
              <w:rPr>
                <w:color w:val="333333"/>
                <w:sz w:val="20"/>
                <w:lang w:val="es-ES"/>
              </w:rPr>
              <w:t xml:space="preserve"> vision; solo imágenes que lo requieran</w:t>
            </w:r>
          </w:p>
        </w:tc>
      </w:tr>
    </w:tbl>
    <w:p w:rsidRPr="00B60D5F" w:rsidR="00744E14" w:rsidRDefault="00744E14" w14:paraId="2319FC76" w14:textId="77777777">
      <w:pPr>
        <w:rPr>
          <w:lang w:val="es-ES"/>
        </w:rPr>
      </w:pPr>
    </w:p>
    <w:p w:rsidRPr="00B60D5F" w:rsidR="00744E14" w:rsidRDefault="00507081" w14:paraId="36F6F8D5" w14:textId="77777777">
      <w:pPr>
        <w:spacing w:after="120" w:line="280" w:lineRule="exact"/>
        <w:rPr>
          <w:lang w:val="es-ES"/>
        </w:rPr>
      </w:pPr>
      <w:r w:rsidRPr="00B60D5F">
        <w:rPr>
          <w:b/>
          <w:color w:val="333333"/>
          <w:lang w:val="es-ES"/>
        </w:rPr>
        <w:t>Regla práctica de priorización de coste:</w:t>
      </w:r>
      <w:r w:rsidRPr="00B60D5F">
        <w:rPr>
          <w:color w:val="333333"/>
          <w:lang w:val="es-ES"/>
        </w:rPr>
        <w:t xml:space="preserve"> primero reduce </w:t>
      </w:r>
      <w:r w:rsidRPr="00B60D5F">
        <w:rPr>
          <w:b/>
          <w:color w:val="333333"/>
          <w:lang w:val="es-ES"/>
        </w:rPr>
        <w:t>número de chunks</w:t>
      </w:r>
      <w:r w:rsidRPr="00B60D5F">
        <w:rPr>
          <w:color w:val="333333"/>
          <w:lang w:val="es-ES"/>
        </w:rPr>
        <w:t xml:space="preserve"> (chunking sensato) y </w:t>
      </w:r>
      <w:r w:rsidRPr="00B60D5F">
        <w:rPr>
          <w:b/>
          <w:color w:val="333333"/>
          <w:lang w:val="es-ES"/>
        </w:rPr>
        <w:t>re-indexaciones innecesarias</w:t>
      </w:r>
      <w:r w:rsidRPr="00B60D5F">
        <w:rPr>
          <w:color w:val="333333"/>
          <w:lang w:val="es-ES"/>
        </w:rPr>
        <w:t xml:space="preserve"> (CDC con content_hash); luego negocia modelo de embedding; el almacenamiento vector gestionado es el sorpresa más frecuente en facturas a 6–12 meses.</w:t>
      </w:r>
    </w:p>
    <w:p w:rsidR="00744E14" w:rsidRDefault="00507081" w14:paraId="3BB4E589" w14:textId="77777777">
      <w:pPr>
        <w:spacing w:before="200" w:after="80"/>
      </w:pPr>
      <w:r>
        <w:rPr>
          <w:b/>
          <w:color w:val="009BD9"/>
          <w:sz w:val="24"/>
        </w:rPr>
        <w:t>Trade-offs principales</w:t>
      </w:r>
    </w:p>
    <w:tbl>
      <w:tblPr>
        <w:tblStyle w:val="TableGrid"/>
        <w:tblW w:w="0" w:type="auto"/>
        <w:tblLook w:val="04A0" w:firstRow="1" w:lastRow="0" w:firstColumn="1" w:lastColumn="0" w:noHBand="0" w:noVBand="1"/>
      </w:tblPr>
      <w:tblGrid>
        <w:gridCol w:w="2925"/>
        <w:gridCol w:w="2926"/>
        <w:gridCol w:w="2927"/>
      </w:tblGrid>
      <w:tr w:rsidR="00744E14" w14:paraId="06BBD361" w14:textId="77777777">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25D690AA" w14:textId="77777777">
            <w:pPr>
              <w:jc w:val="center"/>
            </w:pPr>
            <w:r>
              <w:rPr>
                <w:b/>
                <w:color w:val="FFFFFF"/>
                <w:sz w:val="20"/>
              </w:rPr>
              <w:t>Decisión</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33787FB5" w14:textId="77777777">
            <w:pPr>
              <w:jc w:val="center"/>
            </w:pPr>
            <w:r>
              <w:rPr>
                <w:b/>
                <w:color w:val="FFFFFF"/>
                <w:sz w:val="20"/>
              </w:rPr>
              <w:t>Ventaja</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30C81434" w14:textId="77777777">
            <w:pPr>
              <w:jc w:val="center"/>
            </w:pPr>
            <w:r>
              <w:rPr>
                <w:b/>
                <w:color w:val="FFFFFF"/>
                <w:sz w:val="20"/>
              </w:rPr>
              <w:t>Coste / riesgo</w:t>
            </w:r>
          </w:p>
        </w:tc>
      </w:tr>
      <w:tr w:rsidR="00744E14" w14:paraId="5630C833"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6EA8E476" w14:textId="77777777">
            <w:pPr>
              <w:rPr>
                <w:lang w:val="es-ES"/>
              </w:rPr>
            </w:pPr>
            <w:r w:rsidRPr="00B60D5F">
              <w:rPr>
                <w:color w:val="333333"/>
                <w:sz w:val="20"/>
                <w:lang w:val="es-ES"/>
              </w:rPr>
              <w:t>Hybrid retrieval vs solo vector</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05173DB" w14:textId="77777777">
            <w:r>
              <w:rPr>
                <w:color w:val="333333"/>
                <w:sz w:val="20"/>
              </w:rPr>
              <w:t>Mejor recall en normativa</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FD69577" w14:textId="77777777">
            <w:r>
              <w:rPr>
                <w:color w:val="333333"/>
                <w:sz w:val="20"/>
              </w:rPr>
              <w:t>+30–50ms latencia; más infraestructura</w:t>
            </w:r>
          </w:p>
        </w:tc>
      </w:tr>
      <w:tr w:rsidRPr="00C16AD2" w:rsidR="00744E14" w14:paraId="252D15A7"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287D41CB" w14:textId="77777777">
            <w:pPr>
              <w:rPr>
                <w:lang w:val="es-ES"/>
              </w:rPr>
            </w:pPr>
            <w:r w:rsidRPr="00B60D5F">
              <w:rPr>
                <w:color w:val="333333"/>
                <w:sz w:val="20"/>
                <w:lang w:val="es-ES"/>
              </w:rPr>
              <w:t>Chunk pequeño (200 tok) vs grande (800 tok)</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851C67C" w14:textId="77777777">
            <w:r>
              <w:rPr>
                <w:color w:val="333333"/>
                <w:sz w:val="20"/>
              </w:rPr>
              <w:t>Precisión de cita mayor</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243876AA" w14:textId="77777777">
            <w:pPr>
              <w:rPr>
                <w:lang w:val="es-ES"/>
              </w:rPr>
            </w:pPr>
            <w:r w:rsidRPr="00B60D5F">
              <w:rPr>
                <w:color w:val="333333"/>
                <w:sz w:val="20"/>
                <w:lang w:val="es-ES"/>
              </w:rPr>
              <w:t>Más chunks → más coste embedding y almacenamiento</w:t>
            </w:r>
          </w:p>
        </w:tc>
      </w:tr>
      <w:tr w:rsidR="00744E14" w14:paraId="58748EF9"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DA45C7E" w14:textId="77777777">
            <w:r>
              <w:rPr>
                <w:color w:val="333333"/>
                <w:sz w:val="20"/>
              </w:rPr>
              <w:t>Rerank siempre vs nunca</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57D29C9" w14:textId="77777777">
            <w:r>
              <w:rPr>
                <w:color w:val="333333"/>
                <w:sz w:val="20"/>
              </w:rPr>
              <w:t>Menos falsos positivos</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DB8DFF5" w14:textId="77777777">
            <w:r>
              <w:rPr>
                <w:color w:val="333333"/>
                <w:sz w:val="20"/>
              </w:rPr>
              <w:t>+latencia; añade dependencia</w:t>
            </w:r>
          </w:p>
        </w:tc>
      </w:tr>
      <w:tr w:rsidRPr="00C16AD2" w:rsidR="00744E14" w14:paraId="37263B0F"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A9DBF8D" w14:textId="77777777">
            <w:r>
              <w:rPr>
                <w:color w:val="333333"/>
                <w:sz w:val="20"/>
              </w:rPr>
              <w:t>OCR propietario vs open-source</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60CA3693" w14:textId="77777777">
            <w:pPr>
              <w:rPr>
                <w:lang w:val="es-ES"/>
              </w:rPr>
            </w:pPr>
            <w:r w:rsidRPr="00B60D5F">
              <w:rPr>
                <w:color w:val="333333"/>
                <w:sz w:val="20"/>
                <w:lang w:val="es-ES"/>
              </w:rPr>
              <w:t>Mejor precisión en documentos complejos</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89C81A4" w14:textId="77777777">
            <w:pPr>
              <w:rPr>
                <w:lang w:val="es-ES"/>
              </w:rPr>
            </w:pPr>
            <w:r w:rsidRPr="00B60D5F">
              <w:rPr>
                <w:color w:val="333333"/>
                <w:sz w:val="20"/>
                <w:lang w:val="es-ES"/>
              </w:rPr>
              <w:t>Coste por página; dependencia proveedor</w:t>
            </w:r>
          </w:p>
        </w:tc>
      </w:tr>
      <w:tr w:rsidRPr="00C16AD2" w:rsidR="00744E14" w14:paraId="4A9BA669"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0B4770E" w14:textId="77777777">
            <w:pPr>
              <w:rPr>
                <w:lang w:val="es-ES"/>
              </w:rPr>
            </w:pPr>
            <w:r w:rsidRPr="00B60D5F">
              <w:rPr>
                <w:color w:val="333333"/>
                <w:sz w:val="20"/>
                <w:lang w:val="es-ES"/>
              </w:rPr>
              <w:t>Índice por tenant vs colección compartida con filtros</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6482E4D" w14:textId="77777777">
            <w:r>
              <w:rPr>
                <w:color w:val="333333"/>
                <w:sz w:val="20"/>
              </w:rPr>
              <w:t>Más sencillo; más aislamiento</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0A250E20" w14:textId="77777777">
            <w:pPr>
              <w:rPr>
                <w:lang w:val="es-ES"/>
              </w:rPr>
            </w:pPr>
            <w:r w:rsidRPr="00B60D5F">
              <w:rPr>
                <w:color w:val="333333"/>
                <w:sz w:val="20"/>
                <w:lang w:val="es-ES"/>
              </w:rPr>
              <w:t>Duplicar almacenamiento si contenido es idéntico</w:t>
            </w:r>
          </w:p>
        </w:tc>
      </w:tr>
      <w:tr w:rsidRPr="00C16AD2" w:rsidR="00744E14" w14:paraId="3DB8D52A"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504BDA3E" w14:textId="77777777">
            <w:pPr>
              <w:rPr>
                <w:lang w:val="es-ES"/>
              </w:rPr>
            </w:pPr>
            <w:r w:rsidRPr="00B60D5F">
              <w:rPr>
                <w:color w:val="333333"/>
                <w:sz w:val="20"/>
                <w:lang w:val="es-ES"/>
              </w:rPr>
              <w:t>Embedding model grande vs pequeño</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9005D09" w14:textId="77777777">
            <w:r>
              <w:rPr>
                <w:color w:val="333333"/>
                <w:sz w:val="20"/>
              </w:rPr>
              <w:t>Mejor calidad semántica</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6DFDD3F2" w14:textId="77777777">
            <w:pPr>
              <w:rPr>
                <w:lang w:val="es-ES"/>
              </w:rPr>
            </w:pPr>
            <w:r w:rsidRPr="00B60D5F">
              <w:rPr>
                <w:color w:val="333333"/>
                <w:sz w:val="20"/>
                <w:lang w:val="es-ES"/>
              </w:rPr>
              <w:t>5–10x más caro; puede no ser necesario para corpus corto</w:t>
            </w:r>
          </w:p>
        </w:tc>
      </w:tr>
    </w:tbl>
    <w:p w:rsidRPr="00B60D5F" w:rsidR="00744E14" w:rsidRDefault="00744E14" w14:paraId="76D6759C" w14:textId="77777777">
      <w:pPr>
        <w:rPr>
          <w:lang w:val="es-ES"/>
        </w:rPr>
      </w:pPr>
    </w:p>
    <w:p w:rsidRPr="00B60D5F" w:rsidR="00744E14" w:rsidRDefault="00507081" w14:paraId="1C6ADB35" w14:textId="77777777">
      <w:pPr>
        <w:spacing w:before="200" w:after="80"/>
        <w:rPr>
          <w:lang w:val="es-ES"/>
        </w:rPr>
      </w:pPr>
      <w:r w:rsidRPr="00B60D5F">
        <w:rPr>
          <w:b/>
          <w:color w:val="009BD9"/>
          <w:sz w:val="24"/>
          <w:lang w:val="es-ES"/>
        </w:rPr>
        <w:t>Cuándo no merece la pena X</w:t>
      </w:r>
    </w:p>
    <w:p w:rsidRPr="00B60D5F" w:rsidR="00744E14" w:rsidRDefault="00507081" w14:paraId="4A684BB5" w14:textId="77777777">
      <w:pPr>
        <w:pStyle w:val="ListBullet"/>
        <w:spacing w:after="40"/>
        <w:ind w:left="283"/>
        <w:rPr>
          <w:lang w:val="es-ES"/>
        </w:rPr>
      </w:pPr>
      <w:r w:rsidRPr="00B60D5F">
        <w:rPr>
          <w:b/>
          <w:color w:val="333333"/>
          <w:lang w:val="es-ES"/>
        </w:rPr>
        <w:t>Feature store:</w:t>
      </w:r>
      <w:r w:rsidRPr="00B60D5F">
        <w:rPr>
          <w:color w:val="333333"/>
          <w:lang w:val="es-ES"/>
        </w:rPr>
        <w:t xml:space="preserve"> si tu equipo tiene &lt; 3 modelos ML en producción, una tabla de Postgres con scores batch es suficiente.</w:t>
      </w:r>
    </w:p>
    <w:p w:rsidRPr="00B60D5F" w:rsidR="00744E14" w:rsidRDefault="00507081" w14:paraId="1E2D3539" w14:textId="77777777">
      <w:pPr>
        <w:pStyle w:val="ListBullet"/>
        <w:spacing w:after="40"/>
        <w:ind w:left="283"/>
        <w:rPr>
          <w:lang w:val="es-ES"/>
        </w:rPr>
      </w:pPr>
      <w:r w:rsidRPr="00B60D5F">
        <w:rPr>
          <w:b/>
          <w:color w:val="333333"/>
          <w:lang w:val="es-ES"/>
        </w:rPr>
        <w:t>Knowledge Graph:</w:t>
      </w:r>
      <w:r w:rsidRPr="00B60D5F">
        <w:rPr>
          <w:color w:val="333333"/>
          <w:lang w:val="es-ES"/>
        </w:rPr>
        <w:t xml:space="preserve"> si no tienes más de 5 tipos de entidades con relaciones complejas, no lo necesitas ahora.</w:t>
      </w:r>
    </w:p>
    <w:p w:rsidRPr="00B60D5F" w:rsidR="00744E14" w:rsidRDefault="00507081" w14:paraId="475F96B6" w14:textId="77777777">
      <w:pPr>
        <w:pStyle w:val="ListBullet"/>
        <w:spacing w:after="40"/>
        <w:ind w:left="283"/>
        <w:rPr>
          <w:lang w:val="es-ES"/>
        </w:rPr>
      </w:pPr>
      <w:r w:rsidRPr="00B60D5F">
        <w:rPr>
          <w:b/>
          <w:color w:val="333333"/>
          <w:lang w:val="es-ES"/>
        </w:rPr>
        <w:t>Hybrid retrieval:</w:t>
      </w:r>
      <w:r w:rsidRPr="00B60D5F">
        <w:rPr>
          <w:color w:val="333333"/>
          <w:lang w:val="es-ES"/>
        </w:rPr>
        <w:t xml:space="preserve"> si tu corpus es &lt; 200 documentos y no tiene articulado legal, el solo vector probablemente sea suficiente.</w:t>
      </w:r>
    </w:p>
    <w:p w:rsidRPr="00B60D5F" w:rsidR="00744E14" w:rsidRDefault="00507081" w14:paraId="39259723" w14:textId="77777777">
      <w:pPr>
        <w:pStyle w:val="ListBullet"/>
        <w:spacing w:after="40"/>
        <w:ind w:left="283"/>
        <w:rPr>
          <w:lang w:val="es-ES"/>
        </w:rPr>
      </w:pPr>
      <w:r w:rsidRPr="00B60D5F">
        <w:rPr>
          <w:b/>
          <w:color w:val="333333"/>
          <w:lang w:val="es-ES"/>
        </w:rPr>
        <w:t>Reranker:</w:t>
      </w:r>
      <w:r w:rsidRPr="00B60D5F">
        <w:rPr>
          <w:color w:val="333333"/>
          <w:lang w:val="es-ES"/>
        </w:rPr>
        <w:t xml:space="preserve"> si tu corpus es &lt; 1.000 chunks, un buen top-5 vectorial ya es bastante preciso.</w:t>
      </w:r>
    </w:p>
    <w:p w:rsidRPr="00B60D5F" w:rsidR="00744E14" w:rsidRDefault="00507081" w14:paraId="7223FD71" w14:textId="77777777">
      <w:pPr>
        <w:spacing w:before="280" w:after="120"/>
        <w:rPr>
          <w:lang w:val="es-ES"/>
        </w:rPr>
      </w:pPr>
      <w:r w:rsidRPr="00B60D5F">
        <w:rPr>
          <w:b/>
          <w:color w:val="004B8D"/>
          <w:sz w:val="28"/>
          <w:lang w:val="es-ES"/>
        </w:rPr>
        <w:t>10. Checklists</w:t>
      </w:r>
    </w:p>
    <w:p w:rsidRPr="00B60D5F" w:rsidR="00744E14" w:rsidRDefault="00507081" w14:paraId="69BECF2F" w14:textId="77777777">
      <w:pPr>
        <w:spacing w:before="200" w:after="80"/>
        <w:rPr>
          <w:lang w:val="es-ES"/>
        </w:rPr>
      </w:pPr>
      <w:r w:rsidRPr="00B60D5F">
        <w:rPr>
          <w:b/>
          <w:color w:val="009BD9"/>
          <w:sz w:val="24"/>
          <w:lang w:val="es-ES"/>
        </w:rPr>
        <w:t>✅ Checklist pre-indexación (ejecutar por cada corpus nuevo)</w:t>
      </w:r>
    </w:p>
    <w:tbl>
      <w:tblPr>
        <w:tblStyle w:val="TableGrid"/>
        <w:tblW w:w="0" w:type="auto"/>
        <w:tblLook w:val="04A0" w:firstRow="1" w:lastRow="0" w:firstColumn="1" w:lastColumn="0" w:noHBand="0" w:noVBand="1"/>
      </w:tblPr>
      <w:tblGrid>
        <w:gridCol w:w="8778"/>
      </w:tblGrid>
      <w:tr w:rsidR="00744E14" w14:paraId="3270564A" w14:textId="77777777">
        <w:tc>
          <w:tcPr>
            <w:tcW w:w="8788" w:type="dxa"/>
            <w:tcBorders>
              <w:top w:val="single" w:color="CCCCCC" w:sz="4" w:space="0"/>
              <w:left w:val="single" w:color="CCCCCC" w:sz="4" w:space="0"/>
              <w:bottom w:val="single" w:color="CCCCCC" w:sz="4" w:space="0"/>
              <w:right w:val="single" w:color="CCCCCC" w:sz="4" w:space="0"/>
            </w:tcBorders>
            <w:shd w:val="clear" w:color="auto" w:fill="F5F5F5"/>
          </w:tcPr>
          <w:p w:rsidRPr="00B60D5F" w:rsidR="00744E14" w:rsidRDefault="00507081" w14:paraId="581F3715" w14:textId="77777777">
            <w:pPr>
              <w:rPr>
                <w:lang w:val="es-ES"/>
              </w:rPr>
            </w:pPr>
            <w:r w:rsidRPr="00B60D5F">
              <w:rPr>
                <w:rFonts w:ascii="Consolas" w:hAnsi="Consolas"/>
                <w:color w:val="222222"/>
                <w:sz w:val="18"/>
                <w:lang w:val="es-ES"/>
              </w:rPr>
              <w:t># Verificaciones básicas antes de indexar</w:t>
            </w:r>
          </w:p>
          <w:p w:rsidRPr="00B60D5F" w:rsidR="00744E14" w:rsidRDefault="00744E14" w14:paraId="409107E1" w14:textId="77777777">
            <w:pPr>
              <w:rPr>
                <w:lang w:val="es-ES"/>
              </w:rPr>
            </w:pPr>
          </w:p>
          <w:p w:rsidRPr="00B60D5F" w:rsidR="00744E14" w:rsidRDefault="00507081" w14:paraId="16E8281E" w14:textId="77777777">
            <w:pPr>
              <w:rPr>
                <w:lang w:val="es-ES"/>
              </w:rPr>
            </w:pPr>
            <w:r w:rsidRPr="00B60D5F">
              <w:rPr>
                <w:rFonts w:ascii="Consolas" w:hAnsi="Consolas"/>
                <w:color w:val="222222"/>
                <w:sz w:val="18"/>
                <w:lang w:val="es-ES"/>
              </w:rPr>
              <w:t># 1. ¿La fuente está en la allowlist?</w:t>
            </w:r>
          </w:p>
          <w:p w:rsidRPr="00B60D5F" w:rsidR="00744E14" w:rsidRDefault="00507081" w14:paraId="6357D785" w14:textId="77777777">
            <w:pPr>
              <w:rPr>
                <w:lang w:val="es-ES"/>
              </w:rPr>
            </w:pPr>
            <w:r w:rsidRPr="00B60D5F">
              <w:rPr>
                <w:rFonts w:ascii="Consolas" w:hAnsi="Consolas"/>
                <w:color w:val="222222"/>
                <w:sz w:val="18"/>
                <w:lang w:val="es-ES"/>
              </w:rPr>
              <w:t>grep -r "nombre_fuente" allowlist.yaml || echo "ERROR: fuente no aprobada"</w:t>
            </w:r>
          </w:p>
          <w:p w:rsidRPr="00B60D5F" w:rsidR="00744E14" w:rsidRDefault="00744E14" w14:paraId="3BF3F43D" w14:textId="77777777">
            <w:pPr>
              <w:rPr>
                <w:lang w:val="es-ES"/>
              </w:rPr>
            </w:pPr>
          </w:p>
          <w:p w:rsidRPr="00B60D5F" w:rsidR="00744E14" w:rsidRDefault="00507081" w14:paraId="18EDA9B8" w14:textId="77777777">
            <w:pPr>
              <w:rPr>
                <w:lang w:val="es-ES"/>
              </w:rPr>
            </w:pPr>
            <w:r w:rsidRPr="00B60D5F">
              <w:rPr>
                <w:rFonts w:ascii="Consolas" w:hAnsi="Consolas"/>
                <w:color w:val="222222"/>
                <w:sz w:val="18"/>
                <w:lang w:val="es-ES"/>
              </w:rPr>
              <w:t># 2. ¿Hay owner asignado?</w:t>
            </w:r>
          </w:p>
          <w:p w:rsidRPr="00B60D5F" w:rsidR="00744E14" w:rsidRDefault="00507081" w14:paraId="7094BE59" w14:textId="77777777">
            <w:pPr>
              <w:rPr>
                <w:lang w:val="es-ES"/>
              </w:rPr>
            </w:pPr>
            <w:r w:rsidRPr="00B60D5F">
              <w:rPr>
                <w:rFonts w:ascii="Consolas" w:hAnsi="Consolas"/>
                <w:color w:val="222222"/>
                <w:sz w:val="18"/>
                <w:lang w:val="es-ES"/>
              </w:rPr>
              <w:t>cat metadata/nombre_fuente.yaml | grep owner || echo "ERROR: sin owner"</w:t>
            </w:r>
          </w:p>
          <w:p w:rsidRPr="00B60D5F" w:rsidR="00744E14" w:rsidRDefault="00744E14" w14:paraId="1557599D" w14:textId="77777777">
            <w:pPr>
              <w:rPr>
                <w:lang w:val="es-ES"/>
              </w:rPr>
            </w:pPr>
          </w:p>
          <w:p w:rsidRPr="00B60D5F" w:rsidR="00744E14" w:rsidRDefault="00507081" w14:paraId="5315AA7C" w14:textId="77777777">
            <w:pPr>
              <w:rPr>
                <w:lang w:val="es-ES"/>
              </w:rPr>
            </w:pPr>
            <w:r w:rsidRPr="00B60D5F">
              <w:rPr>
                <w:rFonts w:ascii="Consolas" w:hAnsi="Consolas"/>
                <w:color w:val="222222"/>
                <w:sz w:val="18"/>
                <w:lang w:val="es-ES"/>
              </w:rPr>
              <w:t># 3. ¿Clasificación definida?</w:t>
            </w:r>
          </w:p>
          <w:p w:rsidRPr="00B60D5F" w:rsidR="00744E14" w:rsidRDefault="00507081" w14:paraId="013A37B5" w14:textId="77777777">
            <w:pPr>
              <w:rPr>
                <w:lang w:val="es-ES"/>
              </w:rPr>
            </w:pPr>
            <w:r w:rsidRPr="00B60D5F">
              <w:rPr>
                <w:rFonts w:ascii="Consolas" w:hAnsi="Consolas"/>
                <w:color w:val="222222"/>
                <w:sz w:val="18"/>
                <w:lang w:val="es-ES"/>
              </w:rPr>
              <w:t>cat metadata/nombre_fuente.yaml | grep classification || echo "ERROR: sin clasificación"</w:t>
            </w:r>
          </w:p>
          <w:p w:rsidRPr="00B60D5F" w:rsidR="00744E14" w:rsidRDefault="00744E14" w14:paraId="3177DA5F" w14:textId="77777777">
            <w:pPr>
              <w:rPr>
                <w:lang w:val="es-ES"/>
              </w:rPr>
            </w:pPr>
          </w:p>
          <w:p w:rsidRPr="00B60D5F" w:rsidR="00744E14" w:rsidRDefault="00507081" w14:paraId="5E012A28" w14:textId="77777777">
            <w:pPr>
              <w:rPr>
                <w:lang w:val="es-ES"/>
              </w:rPr>
            </w:pPr>
            <w:r w:rsidRPr="00B60D5F">
              <w:rPr>
                <w:rFonts w:ascii="Consolas" w:hAnsi="Consolas"/>
                <w:color w:val="222222"/>
                <w:sz w:val="18"/>
                <w:lang w:val="es-ES"/>
              </w:rPr>
              <w:t># 4. Validación OCR (si aplica)</w:t>
            </w:r>
          </w:p>
          <w:p w:rsidRPr="00B60D5F" w:rsidR="00744E14" w:rsidRDefault="00507081" w14:paraId="6DBB15FC" w14:textId="77777777">
            <w:pPr>
              <w:rPr>
                <w:lang w:val="es-ES"/>
              </w:rPr>
            </w:pPr>
            <w:r w:rsidRPr="00B60D5F">
              <w:rPr>
                <w:rFonts w:ascii="Consolas" w:hAnsi="Consolas"/>
                <w:color w:val="222222"/>
                <w:sz w:val="18"/>
                <w:lang w:val="es-ES"/>
              </w:rPr>
              <w:t>python validate_ocr.py --input bronze/nombre_fuente/ --min-confidence 0.85</w:t>
            </w:r>
          </w:p>
          <w:p w:rsidRPr="00B60D5F" w:rsidR="00744E14" w:rsidRDefault="00744E14" w14:paraId="3D4757C9" w14:textId="77777777">
            <w:pPr>
              <w:rPr>
                <w:lang w:val="es-ES"/>
              </w:rPr>
            </w:pPr>
          </w:p>
          <w:p w:rsidRPr="00B60D5F" w:rsidR="00744E14" w:rsidRDefault="00507081" w14:paraId="74FFA1F1" w14:textId="77777777">
            <w:pPr>
              <w:rPr>
                <w:lang w:val="es-ES"/>
              </w:rPr>
            </w:pPr>
            <w:r w:rsidRPr="00B60D5F">
              <w:rPr>
                <w:rFonts w:ascii="Consolas" w:hAnsi="Consolas"/>
                <w:color w:val="222222"/>
                <w:sz w:val="18"/>
                <w:lang w:val="es-ES"/>
              </w:rPr>
              <w:t># 5. ¿Hay chunks con PII en corpus público?</w:t>
            </w:r>
          </w:p>
          <w:p w:rsidR="00744E14" w:rsidRDefault="00507081" w14:paraId="0DF49849" w14:textId="77777777">
            <w:r>
              <w:rPr>
                <w:rFonts w:ascii="Consolas" w:hAnsi="Consolas"/>
                <w:color w:val="222222"/>
                <w:sz w:val="18"/>
              </w:rPr>
              <w:t>python pii_scan.py --index staging/nombre_fuente_v1 --alert-on-pii</w:t>
            </w:r>
          </w:p>
          <w:p w:rsidR="00744E14" w:rsidRDefault="00744E14" w14:paraId="7B82D433" w14:textId="77777777"/>
          <w:p w:rsidR="00744E14" w:rsidRDefault="00507081" w14:paraId="6513A4C2" w14:textId="77777777">
            <w:r>
              <w:rPr>
                <w:rFonts w:ascii="Consolas" w:hAnsi="Consolas"/>
                <w:color w:val="222222"/>
                <w:sz w:val="18"/>
              </w:rPr>
              <w:t># 6. Golden set</w:t>
            </w:r>
          </w:p>
          <w:p w:rsidR="00744E14" w:rsidRDefault="00507081" w14:paraId="3DA4869C" w14:textId="77777777">
            <w:r>
              <w:rPr>
                <w:rFonts w:ascii="Consolas" w:hAnsi="Consolas"/>
                <w:color w:val="222222"/>
                <w:sz w:val="18"/>
              </w:rPr>
              <w:t>python eval_golden_set.py --index staging/nombre_fuente_v1 \</w:t>
            </w:r>
          </w:p>
          <w:p w:rsidR="00744E14" w:rsidRDefault="00507081" w14:paraId="6BCCEA3B" w14:textId="77777777">
            <w:r>
              <w:rPr>
                <w:rFonts w:ascii="Consolas" w:hAnsi="Consolas"/>
                <w:color w:val="222222"/>
                <w:sz w:val="18"/>
              </w:rPr>
              <w:t xml:space="preserve">  --golden-set tests/golden_nombre_fuente.json \</w:t>
            </w:r>
          </w:p>
          <w:p w:rsidR="00744E14" w:rsidRDefault="00507081" w14:paraId="2F42D84A" w14:textId="77777777">
            <w:r>
              <w:rPr>
                <w:rFonts w:ascii="Consolas" w:hAnsi="Consolas"/>
                <w:color w:val="222222"/>
                <w:sz w:val="18"/>
              </w:rPr>
              <w:t xml:space="preserve">  --min-recall 0.80</w:t>
            </w:r>
          </w:p>
        </w:tc>
      </w:tr>
    </w:tbl>
    <w:p w:rsidR="00744E14" w:rsidRDefault="00744E14" w14:paraId="1AAB32B2" w14:textId="77777777"/>
    <w:p w:rsidR="00744E14" w:rsidRDefault="00507081" w14:paraId="34C49A07" w14:textId="77777777">
      <w:pPr>
        <w:spacing w:before="200" w:after="80"/>
      </w:pPr>
      <w:r>
        <w:rPr>
          <w:b/>
          <w:color w:val="009BD9"/>
          <w:sz w:val="24"/>
        </w:rPr>
        <w:t>✅ Checklist pre-handoff a Capa 2</w:t>
      </w:r>
    </w:p>
    <w:p w:rsidRPr="00B60D5F" w:rsidR="00744E14" w:rsidRDefault="00507081" w14:paraId="7555BD54" w14:textId="77777777">
      <w:pPr>
        <w:ind w:left="227"/>
        <w:rPr>
          <w:lang w:val="es-ES"/>
        </w:rPr>
      </w:pPr>
      <w:r w:rsidRPr="00B60D5F">
        <w:rPr>
          <w:color w:val="004B8D"/>
          <w:lang w:val="es-ES"/>
        </w:rPr>
        <w:t xml:space="preserve">☐ </w:t>
      </w:r>
      <w:r w:rsidRPr="00B60D5F">
        <w:rPr>
          <w:color w:val="333333"/>
          <w:sz w:val="20"/>
          <w:lang w:val="es-ES"/>
        </w:rPr>
        <w:t>Data contract yaml generado y revisado por owner.</w:t>
      </w:r>
    </w:p>
    <w:p w:rsidRPr="00B60D5F" w:rsidR="00744E14" w:rsidRDefault="00507081" w14:paraId="754D47F5" w14:textId="77777777">
      <w:pPr>
        <w:ind w:left="227"/>
        <w:rPr>
          <w:lang w:val="es-ES"/>
        </w:rPr>
      </w:pPr>
      <w:r w:rsidRPr="00B60D5F">
        <w:rPr>
          <w:color w:val="004B8D"/>
          <w:lang w:val="es-ES"/>
        </w:rPr>
        <w:t xml:space="preserve">☐ </w:t>
      </w:r>
      <w:r w:rsidRPr="00B60D5F">
        <w:rPr>
          <w:color w:val="333333"/>
          <w:sz w:val="20"/>
          <w:lang w:val="es-ES"/>
        </w:rPr>
        <w:t>recall@5 ≥ umbral acordado (ver §7).</w:t>
      </w:r>
    </w:p>
    <w:p w:rsidRPr="00B60D5F" w:rsidR="00744E14" w:rsidRDefault="00507081" w14:paraId="30CE795E" w14:textId="77777777">
      <w:pPr>
        <w:ind w:left="227"/>
        <w:rPr>
          <w:lang w:val="es-ES"/>
        </w:rPr>
      </w:pPr>
      <w:r w:rsidRPr="00B60D5F">
        <w:rPr>
          <w:color w:val="004B8D"/>
          <w:lang w:val="es-ES"/>
        </w:rPr>
        <w:t xml:space="preserve">☐ </w:t>
      </w:r>
      <w:r w:rsidRPr="00B60D5F">
        <w:rPr>
          <w:color w:val="333333"/>
          <w:sz w:val="20"/>
          <w:lang w:val="es-ES"/>
        </w:rPr>
        <w:t>AuthZ probado: usuario sin permisos NO recibe chunks del corpus.</w:t>
      </w:r>
    </w:p>
    <w:p w:rsidRPr="00B60D5F" w:rsidR="00744E14" w:rsidRDefault="00507081" w14:paraId="7C12CC42" w14:textId="77777777">
      <w:pPr>
        <w:ind w:left="227"/>
        <w:rPr>
          <w:lang w:val="es-ES"/>
        </w:rPr>
      </w:pPr>
      <w:r w:rsidRPr="00B60D5F">
        <w:rPr>
          <w:color w:val="004B8D"/>
          <w:lang w:val="es-ES"/>
        </w:rPr>
        <w:t xml:space="preserve">☐ </w:t>
      </w:r>
      <w:r w:rsidRPr="00B60D5F">
        <w:rPr>
          <w:color w:val="333333"/>
          <w:sz w:val="20"/>
          <w:lang w:val="es-ES"/>
        </w:rPr>
        <w:t>Logs de auditoría activados y verificados en staging.</w:t>
      </w:r>
    </w:p>
    <w:p w:rsidRPr="00B60D5F" w:rsidR="00744E14" w:rsidRDefault="00507081" w14:paraId="7832FA42" w14:textId="77777777">
      <w:pPr>
        <w:ind w:left="227"/>
        <w:rPr>
          <w:lang w:val="es-ES"/>
        </w:rPr>
      </w:pPr>
      <w:r w:rsidRPr="00B60D5F">
        <w:rPr>
          <w:color w:val="004B8D"/>
          <w:lang w:val="es-ES"/>
        </w:rPr>
        <w:t xml:space="preserve">☐ </w:t>
      </w:r>
      <w:r w:rsidRPr="00B60D5F">
        <w:rPr>
          <w:color w:val="333333"/>
          <w:sz w:val="20"/>
          <w:lang w:val="es-ES"/>
        </w:rPr>
        <w:t>Versión del índice comunicada a Capa 2.</w:t>
      </w:r>
    </w:p>
    <w:p w:rsidRPr="00B60D5F" w:rsidR="00744E14" w:rsidRDefault="00507081" w14:paraId="56B7A099" w14:textId="77777777">
      <w:pPr>
        <w:ind w:left="227"/>
        <w:rPr>
          <w:lang w:val="es-ES"/>
        </w:rPr>
      </w:pPr>
      <w:r w:rsidRPr="00B60D5F">
        <w:rPr>
          <w:color w:val="004B8D"/>
          <w:lang w:val="es-ES"/>
        </w:rPr>
        <w:t xml:space="preserve">☐ </w:t>
      </w:r>
      <w:r w:rsidRPr="00B60D5F">
        <w:rPr>
          <w:color w:val="333333"/>
          <w:sz w:val="20"/>
          <w:lang w:val="es-ES"/>
        </w:rPr>
        <w:t>Proceso de rollback documentado (cuántas horas disponible la versión anterior).</w:t>
      </w:r>
    </w:p>
    <w:p w:rsidRPr="00B60D5F" w:rsidR="00744E14" w:rsidRDefault="00507081" w14:paraId="5D98F9B4" w14:textId="77777777">
      <w:pPr>
        <w:ind w:left="227"/>
        <w:rPr>
          <w:lang w:val="es-ES"/>
        </w:rPr>
      </w:pPr>
      <w:r w:rsidRPr="00B60D5F">
        <w:rPr>
          <w:color w:val="004B8D"/>
          <w:lang w:val="es-ES"/>
        </w:rPr>
        <w:t xml:space="preserve">☐ </w:t>
      </w:r>
      <w:r w:rsidRPr="00B60D5F">
        <w:rPr>
          <w:color w:val="333333"/>
          <w:sz w:val="20"/>
          <w:lang w:val="es-ES"/>
        </w:rPr>
        <w:t>Si PII: revisión Compliance firmada.</w:t>
      </w:r>
    </w:p>
    <w:p w:rsidRPr="00B60D5F" w:rsidR="00744E14" w:rsidRDefault="00507081" w14:paraId="50B04C5A" w14:textId="77777777">
      <w:pPr>
        <w:spacing w:before="200" w:after="80"/>
        <w:rPr>
          <w:lang w:val="es-ES"/>
        </w:rPr>
      </w:pPr>
      <w:r w:rsidRPr="00B60D5F">
        <w:rPr>
          <w:b/>
          <w:color w:val="009BD9"/>
          <w:sz w:val="24"/>
          <w:lang w:val="es-ES"/>
        </w:rPr>
        <w:t>✅ Checklist de operación continua (mensual)</w:t>
      </w:r>
    </w:p>
    <w:p w:rsidRPr="00B60D5F" w:rsidR="00744E14" w:rsidRDefault="00507081" w14:paraId="166DE9FF" w14:textId="77777777">
      <w:pPr>
        <w:ind w:left="227"/>
        <w:rPr>
          <w:lang w:val="es-ES"/>
        </w:rPr>
      </w:pPr>
      <w:r w:rsidRPr="00B60D5F">
        <w:rPr>
          <w:color w:val="004B8D"/>
          <w:lang w:val="es-ES"/>
        </w:rPr>
        <w:t xml:space="preserve">☐ </w:t>
      </w:r>
      <w:r w:rsidRPr="00B60D5F">
        <w:rPr>
          <w:color w:val="333333"/>
          <w:sz w:val="20"/>
          <w:lang w:val="es-ES"/>
        </w:rPr>
        <w:t>Revisar documentos sin fecha de vigencia conocida → confirmar con owner.</w:t>
      </w:r>
    </w:p>
    <w:p w:rsidRPr="00B60D5F" w:rsidR="00744E14" w:rsidRDefault="00507081" w14:paraId="11B69230" w14:textId="77777777">
      <w:pPr>
        <w:ind w:left="227"/>
        <w:rPr>
          <w:lang w:val="es-ES"/>
        </w:rPr>
      </w:pPr>
      <w:r w:rsidRPr="00B60D5F">
        <w:rPr>
          <w:color w:val="004B8D"/>
          <w:lang w:val="es-ES"/>
        </w:rPr>
        <w:t xml:space="preserve">☐ </w:t>
      </w:r>
      <w:r w:rsidRPr="00B60D5F">
        <w:rPr>
          <w:color w:val="333333"/>
          <w:sz w:val="20"/>
          <w:lang w:val="es-ES"/>
        </w:rPr>
        <w:t>Medir drift del golden set en prod (recall puede bajar si el corpus crece sin re-evaluar).</w:t>
      </w:r>
    </w:p>
    <w:p w:rsidRPr="00B60D5F" w:rsidR="00744E14" w:rsidRDefault="00507081" w14:paraId="2412F7E8" w14:textId="77777777">
      <w:pPr>
        <w:ind w:left="227"/>
        <w:rPr>
          <w:lang w:val="es-ES"/>
        </w:rPr>
      </w:pPr>
      <w:r w:rsidRPr="00B60D5F">
        <w:rPr>
          <w:color w:val="004B8D"/>
          <w:lang w:val="es-ES"/>
        </w:rPr>
        <w:t xml:space="preserve">☐ </w:t>
      </w:r>
      <w:r w:rsidRPr="00B60D5F">
        <w:rPr>
          <w:color w:val="333333"/>
          <w:sz w:val="20"/>
          <w:lang w:val="es-ES"/>
        </w:rPr>
        <w:t>Revisar logs: ¿hay queries sin resultados relevantes? → pueden indicar gap de cobertura.</w:t>
      </w:r>
    </w:p>
    <w:p w:rsidRPr="00B60D5F" w:rsidR="00744E14" w:rsidRDefault="00507081" w14:paraId="06BD492A" w14:textId="77777777">
      <w:pPr>
        <w:ind w:left="227"/>
        <w:rPr>
          <w:lang w:val="es-ES"/>
        </w:rPr>
      </w:pPr>
      <w:r w:rsidRPr="00B60D5F">
        <w:rPr>
          <w:color w:val="004B8D"/>
          <w:lang w:val="es-ES"/>
        </w:rPr>
        <w:t xml:space="preserve">☐ </w:t>
      </w:r>
      <w:r w:rsidRPr="00B60D5F">
        <w:rPr>
          <w:color w:val="333333"/>
          <w:sz w:val="20"/>
          <w:lang w:val="es-ES"/>
        </w:rPr>
        <w:t>Revisar incidencias HITL de OCR → si son &gt; 5 %, revisar pipeline.</w:t>
      </w:r>
    </w:p>
    <w:p w:rsidR="00744E14" w:rsidRDefault="00507081" w14:paraId="26AC877B" w14:textId="77777777">
      <w:pPr>
        <w:spacing w:before="280" w:after="120"/>
      </w:pPr>
      <w:r>
        <w:rPr>
          <w:b/>
          <w:color w:val="004B8D"/>
          <w:sz w:val="28"/>
        </w:rPr>
        <w:t>11. Glosario</w:t>
      </w:r>
    </w:p>
    <w:tbl>
      <w:tblPr>
        <w:tblStyle w:val="TableGrid"/>
        <w:tblW w:w="0" w:type="auto"/>
        <w:tblLook w:val="04A0" w:firstRow="1" w:lastRow="0" w:firstColumn="1" w:lastColumn="0" w:noHBand="0" w:noVBand="1"/>
      </w:tblPr>
      <w:tblGrid>
        <w:gridCol w:w="4389"/>
        <w:gridCol w:w="4389"/>
      </w:tblGrid>
      <w:tr w:rsidR="00744E14" w14:paraId="67525869"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3D64E81" w14:textId="77777777">
            <w:pPr>
              <w:jc w:val="center"/>
            </w:pPr>
            <w:r>
              <w:rPr>
                <w:b/>
                <w:color w:val="FFFFFF"/>
                <w:sz w:val="20"/>
              </w:rPr>
              <w:t>Término</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0F8E7605" w14:textId="77777777">
            <w:pPr>
              <w:jc w:val="center"/>
            </w:pPr>
            <w:r>
              <w:rPr>
                <w:b/>
                <w:color w:val="FFFFFF"/>
                <w:sz w:val="20"/>
              </w:rPr>
              <w:t>Definición</w:t>
            </w:r>
          </w:p>
        </w:tc>
      </w:tr>
      <w:tr w:rsidRPr="00C16AD2" w:rsidR="00744E14" w14:paraId="686E2D53"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D168FA1" w14:textId="77777777">
            <w:r>
              <w:rPr>
                <w:b/>
                <w:color w:val="333333"/>
                <w:sz w:val="20"/>
              </w:rPr>
              <w:t>RAG</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45910B60" w14:textId="77777777">
            <w:pPr>
              <w:rPr>
                <w:lang w:val="es-ES"/>
              </w:rPr>
            </w:pPr>
            <w:r w:rsidRPr="00B60D5F">
              <w:rPr>
                <w:color w:val="333333"/>
                <w:sz w:val="20"/>
                <w:lang w:val="es-ES"/>
              </w:rPr>
              <w:t>Retrieval-Augmented Generation: el LLM responde basándose en fragmentos recuperados del índice, no solo en su entrenamiento.</w:t>
            </w:r>
          </w:p>
        </w:tc>
      </w:tr>
      <w:tr w:rsidR="00744E14" w14:paraId="5194373E"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5CDC5FB" w14:textId="77777777">
            <w:r>
              <w:rPr>
                <w:b/>
                <w:color w:val="333333"/>
                <w:sz w:val="20"/>
              </w:rPr>
              <w:t>Chunk</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2311F8D" w14:textId="77777777">
            <w:r w:rsidRPr="00B60D5F">
              <w:rPr>
                <w:color w:val="333333"/>
                <w:sz w:val="20"/>
                <w:lang w:val="es-ES"/>
              </w:rPr>
              <w:t xml:space="preserve">Fragmento de documento con metadatos, identificado por chunk_id. </w:t>
            </w:r>
            <w:r>
              <w:rPr>
                <w:color w:val="333333"/>
                <w:sz w:val="20"/>
              </w:rPr>
              <w:t>Unidad mínima de recuperación y citación.</w:t>
            </w:r>
          </w:p>
        </w:tc>
      </w:tr>
      <w:tr w:rsidRPr="00C16AD2" w:rsidR="00744E14" w14:paraId="799E6F75"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E182941" w14:textId="77777777">
            <w:r>
              <w:rPr>
                <w:b/>
                <w:color w:val="333333"/>
                <w:sz w:val="20"/>
              </w:rPr>
              <w:t>Grounding</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3FF37363" w14:textId="77777777">
            <w:pPr>
              <w:rPr>
                <w:lang w:val="es-ES"/>
              </w:rPr>
            </w:pPr>
            <w:r w:rsidRPr="00B60D5F">
              <w:rPr>
                <w:color w:val="333333"/>
                <w:sz w:val="20"/>
                <w:lang w:val="es-ES"/>
              </w:rPr>
              <w:t xml:space="preserve">La respuesta está anclada en fuentes recuperadas (chunks, tools). </w:t>
            </w:r>
            <w:r w:rsidRPr="00B60D5F">
              <w:rPr>
                <w:b/>
                <w:color w:val="333333"/>
                <w:sz w:val="20"/>
                <w:lang w:val="es-ES"/>
              </w:rPr>
              <w:t>Fallo típico:</w:t>
            </w:r>
            <w:r w:rsidRPr="00B60D5F">
              <w:rPr>
                <w:color w:val="333333"/>
                <w:sz w:val="20"/>
                <w:lang w:val="es-ES"/>
              </w:rPr>
              <w:t xml:space="preserve"> el LLM ignora los chunks y responde desde su entrenamiento (alucinación con contexto presente). Mitiga con system prompts estrictos, temperatura baja en hechos, y mide </w:t>
            </w:r>
            <w:r w:rsidRPr="00B60D5F">
              <w:rPr>
                <w:b/>
                <w:color w:val="333333"/>
                <w:sz w:val="20"/>
                <w:lang w:val="es-ES"/>
              </w:rPr>
              <w:t>faithfulness</w:t>
            </w:r>
            <w:r w:rsidRPr="00B60D5F">
              <w:rPr>
                <w:color w:val="333333"/>
                <w:sz w:val="20"/>
                <w:lang w:val="es-ES"/>
              </w:rPr>
              <w:t xml:space="preserve"> en evaluación (muestra o LLM-judge).</w:t>
            </w:r>
          </w:p>
        </w:tc>
      </w:tr>
      <w:tr w:rsidR="00744E14" w14:paraId="53A9C9C0"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E26DB2E" w14:textId="77777777">
            <w:r>
              <w:rPr>
                <w:b/>
                <w:color w:val="333333"/>
                <w:sz w:val="20"/>
              </w:rPr>
              <w:t>Hybrid retrieval</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3B36155" w14:textId="77777777">
            <w:r w:rsidRPr="00B60D5F">
              <w:rPr>
                <w:color w:val="333333"/>
                <w:sz w:val="20"/>
                <w:lang w:val="es-ES"/>
              </w:rPr>
              <w:t xml:space="preserve">Combinación de búsqueda vectorial (semántica) y búsqueda exacta por palabras (BM25). </w:t>
            </w:r>
            <w:r>
              <w:rPr>
                <w:color w:val="333333"/>
                <w:sz w:val="20"/>
              </w:rPr>
              <w:t>Recomendado para normativa.</w:t>
            </w:r>
          </w:p>
        </w:tc>
      </w:tr>
      <w:tr w:rsidRPr="00C16AD2" w:rsidR="00744E14" w14:paraId="0FE8733B"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3ADBCB8" w14:textId="77777777">
            <w:r>
              <w:rPr>
                <w:b/>
                <w:color w:val="333333"/>
                <w:sz w:val="20"/>
              </w:rPr>
              <w:t>Embedding</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2B2D9CE3" w14:textId="77777777">
            <w:pPr>
              <w:rPr>
                <w:lang w:val="es-ES"/>
              </w:rPr>
            </w:pPr>
            <w:r w:rsidRPr="00B60D5F">
              <w:rPr>
                <w:color w:val="333333"/>
                <w:sz w:val="20"/>
                <w:lang w:val="es-ES"/>
              </w:rPr>
              <w:t>Vector numérico que representa el significado de un texto. Producido por un modelo específico y versionado.</w:t>
            </w:r>
          </w:p>
        </w:tc>
      </w:tr>
      <w:tr w:rsidR="00744E14" w14:paraId="003E60AD"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3994BD7" w14:textId="77777777">
            <w:r>
              <w:rPr>
                <w:b/>
                <w:color w:val="333333"/>
                <w:sz w:val="20"/>
              </w:rPr>
              <w:t>as_of</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AFF53CC" w14:textId="77777777">
            <w:r w:rsidRPr="00B60D5F">
              <w:rPr>
                <w:color w:val="333333"/>
                <w:sz w:val="20"/>
                <w:lang w:val="es-ES"/>
              </w:rPr>
              <w:t xml:space="preserve">Marca temporal que indica cuándo se obtuvo un dato estructurado. </w:t>
            </w:r>
            <w:r>
              <w:rPr>
                <w:color w:val="333333"/>
                <w:sz w:val="20"/>
              </w:rPr>
              <w:t>Esencial para saber si el dato está fresco.</w:t>
            </w:r>
          </w:p>
        </w:tc>
      </w:tr>
      <w:tr w:rsidRPr="00C16AD2" w:rsidR="00744E14" w14:paraId="1776C8AE"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40F7CB9" w14:textId="77777777">
            <w:r>
              <w:rPr>
                <w:b/>
                <w:color w:val="333333"/>
                <w:sz w:val="20"/>
              </w:rPr>
              <w:t>chunk_id</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130C809" w14:textId="77777777">
            <w:pPr>
              <w:rPr>
                <w:lang w:val="es-ES"/>
              </w:rPr>
            </w:pPr>
            <w:r w:rsidRPr="00B60D5F">
              <w:rPr>
                <w:color w:val="333333"/>
                <w:sz w:val="20"/>
                <w:lang w:val="es-ES"/>
              </w:rPr>
              <w:t>Identificador único de un fragmento. Aparece en la respuesta del agente como cita auditable.</w:t>
            </w:r>
          </w:p>
        </w:tc>
      </w:tr>
      <w:tr w:rsidRPr="00C16AD2" w:rsidR="00744E14" w14:paraId="636C5144"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2FD72A8" w14:textId="77777777">
            <w:r>
              <w:rPr>
                <w:b/>
                <w:color w:val="333333"/>
                <w:sz w:val="20"/>
              </w:rPr>
              <w:t>MCP</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102480C2" w14:textId="77777777">
            <w:pPr>
              <w:rPr>
                <w:lang w:val="es-ES"/>
              </w:rPr>
            </w:pPr>
            <w:r w:rsidRPr="00B60D5F">
              <w:rPr>
                <w:color w:val="333333"/>
                <w:sz w:val="20"/>
                <w:lang w:val="es-ES"/>
              </w:rPr>
              <w:t>Model Context Protocol: estándar para exponer tools y datos a agentes de forma interoperable.</w:t>
            </w:r>
          </w:p>
        </w:tc>
      </w:tr>
      <w:tr w:rsidRPr="00C16AD2" w:rsidR="00744E14" w14:paraId="681087FB"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D767FC9" w14:textId="77777777">
            <w:r>
              <w:rPr>
                <w:b/>
                <w:color w:val="333333"/>
                <w:sz w:val="20"/>
              </w:rPr>
              <w:t>Tool</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61112F1" w14:textId="77777777">
            <w:pPr>
              <w:rPr>
                <w:lang w:val="es-ES"/>
              </w:rPr>
            </w:pPr>
            <w:r w:rsidRPr="00B60D5F">
              <w:rPr>
                <w:color w:val="333333"/>
                <w:sz w:val="20"/>
                <w:lang w:val="es-ES"/>
              </w:rPr>
              <w:t>Función que el LLM puede invocar con parámetros tipados para obtener un dato exacto.</w:t>
            </w:r>
          </w:p>
        </w:tc>
      </w:tr>
      <w:tr w:rsidRPr="00C16AD2" w:rsidR="00744E14" w14:paraId="3B3D7466"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5D3D9F9E" w14:textId="77777777">
            <w:r>
              <w:rPr>
                <w:b/>
                <w:color w:val="333333"/>
                <w:sz w:val="20"/>
              </w:rPr>
              <w:t>Feature store</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20215EC5" w14:textId="77777777">
            <w:pPr>
              <w:rPr>
                <w:lang w:val="es-ES"/>
              </w:rPr>
            </w:pPr>
            <w:r w:rsidRPr="00B60D5F">
              <w:rPr>
                <w:color w:val="333333"/>
                <w:sz w:val="20"/>
                <w:lang w:val="es-ES"/>
              </w:rPr>
              <w:t>Repositorio de señales precalculadas (scores, propensiones) con versión y fecha.</w:t>
            </w:r>
          </w:p>
        </w:tc>
      </w:tr>
      <w:tr w:rsidRPr="00C16AD2" w:rsidR="00744E14" w14:paraId="76A6F89A"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FA735CF" w14:textId="77777777">
            <w:r>
              <w:rPr>
                <w:b/>
                <w:color w:val="333333"/>
                <w:sz w:val="20"/>
              </w:rPr>
              <w:t>Golden set</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0CC82E5A" w14:textId="77777777">
            <w:pPr>
              <w:rPr>
                <w:lang w:val="es-ES"/>
              </w:rPr>
            </w:pPr>
            <w:r w:rsidRPr="00B60D5F">
              <w:rPr>
                <w:color w:val="333333"/>
                <w:sz w:val="20"/>
                <w:lang w:val="es-ES"/>
              </w:rPr>
              <w:t>Conjunto de preguntas con respuesta esperada usado para medir la calidad del retrieval.</w:t>
            </w:r>
          </w:p>
        </w:tc>
      </w:tr>
      <w:tr w:rsidRPr="00C16AD2" w:rsidR="00744E14" w14:paraId="7CDB2C69"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E9C17D7" w14:textId="77777777">
            <w:r>
              <w:rPr>
                <w:b/>
                <w:color w:val="333333"/>
                <w:sz w:val="20"/>
              </w:rPr>
              <w:t>HITL</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54B8286" w14:textId="77777777">
            <w:pPr>
              <w:rPr>
                <w:lang w:val="es-ES"/>
              </w:rPr>
            </w:pPr>
            <w:r w:rsidRPr="00B60D5F">
              <w:rPr>
                <w:color w:val="333333"/>
                <w:sz w:val="20"/>
                <w:lang w:val="es-ES"/>
              </w:rPr>
              <w:t>Human-in-the-loop: revisión humana requerida antes de que el sistema continúe.</w:t>
            </w:r>
          </w:p>
        </w:tc>
      </w:tr>
      <w:tr w:rsidRPr="00C16AD2" w:rsidR="00744E14" w14:paraId="4B41F88F"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F43C143" w14:textId="77777777">
            <w:r>
              <w:rPr>
                <w:b/>
                <w:color w:val="333333"/>
                <w:sz w:val="20"/>
              </w:rPr>
              <w:t>Silver / Gold (medallion)</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655A10C3" w14:textId="77777777">
            <w:pPr>
              <w:rPr>
                <w:lang w:val="es-ES"/>
              </w:rPr>
            </w:pPr>
            <w:r w:rsidRPr="00B60D5F">
              <w:rPr>
                <w:color w:val="333333"/>
                <w:sz w:val="20"/>
                <w:lang w:val="es-ES"/>
              </w:rPr>
              <w:t>Silver: dato limpio y validado. Gold: listo para consumo por agentes (chunkeado e indexado).</w:t>
            </w:r>
          </w:p>
        </w:tc>
      </w:tr>
      <w:tr w:rsidRPr="00C16AD2" w:rsidR="00744E14" w14:paraId="08041436"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3CE9591F" w14:textId="77777777">
            <w:r>
              <w:rPr>
                <w:b/>
                <w:color w:val="333333"/>
                <w:sz w:val="20"/>
              </w:rPr>
              <w:t>CDC</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5F0CC590" w14:textId="77777777">
            <w:pPr>
              <w:rPr>
                <w:lang w:val="es-ES"/>
              </w:rPr>
            </w:pPr>
            <w:r w:rsidRPr="00B60D5F">
              <w:rPr>
                <w:color w:val="333333"/>
                <w:sz w:val="20"/>
                <w:lang w:val="es-ES"/>
              </w:rPr>
              <w:t>Change Data Capture: detectar qué documentos han cambiado para re-indexar solo lo necesario.</w:t>
            </w:r>
          </w:p>
        </w:tc>
      </w:tr>
      <w:tr w:rsidRPr="00C16AD2" w:rsidR="00744E14" w14:paraId="5D80B856"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F880880" w14:textId="77777777">
            <w:r>
              <w:rPr>
                <w:b/>
                <w:color w:val="333333"/>
                <w:sz w:val="20"/>
              </w:rPr>
              <w:t>AuthZ</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40BAE8C6" w14:textId="77777777">
            <w:pPr>
              <w:rPr>
                <w:lang w:val="es-ES"/>
              </w:rPr>
            </w:pPr>
            <w:r w:rsidRPr="00B60D5F">
              <w:rPr>
                <w:color w:val="333333"/>
                <w:sz w:val="20"/>
                <w:lang w:val="es-ES"/>
              </w:rPr>
              <w:t>Autorización: qué datos puede ver un usuario o agente en una consulta determinada.</w:t>
            </w:r>
          </w:p>
        </w:tc>
      </w:tr>
    </w:tbl>
    <w:p w:rsidRPr="00B60D5F" w:rsidR="00744E14" w:rsidRDefault="00744E14" w14:paraId="2E2CB53A" w14:textId="77777777">
      <w:pPr>
        <w:rPr>
          <w:lang w:val="es-ES"/>
        </w:rPr>
      </w:pPr>
    </w:p>
    <w:p w:rsidRPr="00B60D5F" w:rsidR="00744E14" w:rsidRDefault="00507081" w14:paraId="043140D3" w14:textId="77777777">
      <w:pPr>
        <w:spacing w:before="280" w:after="120"/>
        <w:rPr>
          <w:lang w:val="es-ES"/>
        </w:rPr>
      </w:pPr>
      <w:r w:rsidRPr="00B60D5F">
        <w:rPr>
          <w:b/>
          <w:color w:val="004B8D"/>
          <w:sz w:val="28"/>
          <w:lang w:val="es-ES"/>
        </w:rPr>
        <w:t>12. Apéndice — Reglas Si→Entonces completas</w:t>
      </w:r>
    </w:p>
    <w:p w:rsidRPr="00B60D5F" w:rsidR="00744E14" w:rsidRDefault="00507081" w14:paraId="70908E74" w14:textId="77777777">
      <w:pPr>
        <w:spacing w:after="120" w:line="280" w:lineRule="exact"/>
        <w:rPr>
          <w:lang w:val="es-ES"/>
        </w:rPr>
      </w:pPr>
      <w:r w:rsidRPr="00B60D5F">
        <w:rPr>
          <w:color w:val="333333"/>
          <w:lang w:val="es-ES"/>
        </w:rPr>
        <w:t xml:space="preserve">Para consulta avanzada. En el día a día usa las </w:t>
      </w:r>
      <w:r w:rsidRPr="00B60D5F">
        <w:rPr>
          <w:b/>
          <w:color w:val="333333"/>
          <w:lang w:val="es-ES"/>
        </w:rPr>
        <w:t>6 reglas de oro</w:t>
      </w:r>
      <w:r w:rsidRPr="00B60D5F">
        <w:rPr>
          <w:color w:val="333333"/>
          <w:lang w:val="es-ES"/>
        </w:rPr>
        <w:t xml:space="preserve"> del Quick Start.</w:t>
      </w:r>
    </w:p>
    <w:p w:rsidRPr="00B60D5F" w:rsidR="00744E14" w:rsidRDefault="00507081" w14:paraId="74B5F3FF" w14:textId="77777777">
      <w:pPr>
        <w:spacing w:before="200" w:after="80"/>
        <w:rPr>
          <w:lang w:val="es-ES"/>
        </w:rPr>
      </w:pPr>
      <w:r w:rsidRPr="00B60D5F">
        <w:rPr>
          <w:b/>
          <w:color w:val="009BD9"/>
          <w:sz w:val="24"/>
          <w:lang w:val="es-ES"/>
        </w:rPr>
        <w:t>A0 — Reglas ampliadas (R7–R12)</w:t>
      </w:r>
    </w:p>
    <w:tbl>
      <w:tblPr>
        <w:tblStyle w:val="TableGrid"/>
        <w:tblW w:w="0" w:type="auto"/>
        <w:tblLook w:val="04A0" w:firstRow="1" w:lastRow="0" w:firstColumn="1" w:lastColumn="0" w:noHBand="0" w:noVBand="1"/>
      </w:tblPr>
      <w:tblGrid>
        <w:gridCol w:w="2925"/>
        <w:gridCol w:w="2927"/>
        <w:gridCol w:w="2926"/>
      </w:tblGrid>
      <w:tr w:rsidR="00744E14" w14:paraId="07F1653D" w14:textId="77777777">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035E6138" w14:textId="77777777">
            <w:pPr>
              <w:jc w:val="center"/>
            </w:pPr>
            <w:r>
              <w:rPr>
                <w:b/>
                <w:color w:val="FFFFFF"/>
                <w:sz w:val="20"/>
              </w:rPr>
              <w:t>#</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56C46441" w14:textId="77777777">
            <w:pPr>
              <w:jc w:val="center"/>
            </w:pPr>
            <w:r>
              <w:rPr>
                <w:b/>
                <w:color w:val="FFFFFF"/>
                <w:sz w:val="20"/>
              </w:rPr>
              <w:t>Si…</w:t>
            </w:r>
          </w:p>
        </w:tc>
        <w:tc>
          <w:tcPr>
            <w:tcW w:w="2929"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746F352" w14:textId="77777777">
            <w:pPr>
              <w:jc w:val="center"/>
            </w:pPr>
            <w:r>
              <w:rPr>
                <w:b/>
                <w:color w:val="FFFFFF"/>
                <w:sz w:val="20"/>
              </w:rPr>
              <w:t>Entonces…</w:t>
            </w:r>
          </w:p>
        </w:tc>
      </w:tr>
      <w:tr w:rsidRPr="00C16AD2" w:rsidR="00744E14" w14:paraId="1DB69093"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2C57D79" w14:textId="77777777">
            <w:r>
              <w:rPr>
                <w:color w:val="333333"/>
                <w:sz w:val="20"/>
              </w:rPr>
              <w:t>R7</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D6B5A27" w14:textId="77777777">
            <w:r>
              <w:rPr>
                <w:color w:val="333333"/>
                <w:sz w:val="20"/>
              </w:rPr>
              <w:t>Cambias embedding_model o chunk_policy</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A6E8A26" w14:textId="77777777">
            <w:pPr>
              <w:rPr>
                <w:lang w:val="es-ES"/>
              </w:rPr>
            </w:pPr>
            <w:r w:rsidRPr="00B60D5F">
              <w:rPr>
                <w:color w:val="333333"/>
                <w:sz w:val="20"/>
                <w:lang w:val="es-ES"/>
              </w:rPr>
              <w:t>Nuevo índice vN+1; golden set; no mezclar versiones en prod.</w:t>
            </w:r>
          </w:p>
        </w:tc>
      </w:tr>
      <w:tr w:rsidRPr="00C16AD2" w:rsidR="00744E14" w14:paraId="55B1EA1B"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FD516CA" w14:textId="77777777">
            <w:r>
              <w:rPr>
                <w:color w:val="333333"/>
                <w:sz w:val="20"/>
              </w:rPr>
              <w:t>R8</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CD836D9" w14:textId="77777777">
            <w:r>
              <w:rPr>
                <w:color w:val="333333"/>
                <w:sz w:val="20"/>
              </w:rPr>
              <w:t>Recall@5 &lt; umbral en staging</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7DBCF939" w14:textId="77777777">
            <w:pPr>
              <w:rPr>
                <w:lang w:val="es-ES"/>
              </w:rPr>
            </w:pPr>
            <w:r w:rsidRPr="00B60D5F">
              <w:rPr>
                <w:color w:val="333333"/>
                <w:sz w:val="20"/>
                <w:lang w:val="es-ES"/>
              </w:rPr>
              <w:t>No handoff a Capa 2; corrige ingesta, chunking o retrieval.</w:t>
            </w:r>
          </w:p>
        </w:tc>
      </w:tr>
      <w:tr w:rsidRPr="00C16AD2" w:rsidR="00744E14" w14:paraId="75682A8A"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56EE4F4" w14:textId="77777777">
            <w:r>
              <w:rPr>
                <w:color w:val="333333"/>
                <w:sz w:val="20"/>
              </w:rPr>
              <w:t>R9</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2A5221A2" w14:textId="77777777">
            <w:pPr>
              <w:rPr>
                <w:lang w:val="es-ES"/>
              </w:rPr>
            </w:pPr>
            <w:r w:rsidRPr="00B60D5F">
              <w:rPr>
                <w:color w:val="333333"/>
                <w:sz w:val="20"/>
                <w:lang w:val="es-ES"/>
              </w:rPr>
              <w:t>Firma, sello o DNI en documento</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2BE11826" w14:textId="77777777">
            <w:pPr>
              <w:rPr>
                <w:lang w:val="es-ES"/>
              </w:rPr>
            </w:pPr>
            <w:r w:rsidRPr="00B60D5F">
              <w:rPr>
                <w:color w:val="333333"/>
                <w:sz w:val="20"/>
                <w:lang w:val="es-ES"/>
              </w:rPr>
              <w:t>Custodia binario (asset_uri); no embeder en corpus global.</w:t>
            </w:r>
          </w:p>
        </w:tc>
      </w:tr>
      <w:tr w:rsidR="00744E14" w14:paraId="6E9780AE"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3834EDF0" w14:textId="77777777">
            <w:r>
              <w:rPr>
                <w:color w:val="333333"/>
                <w:sz w:val="20"/>
              </w:rPr>
              <w:t>R10</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6198E920" w14:textId="77777777">
            <w:pPr>
              <w:rPr>
                <w:lang w:val="es-ES"/>
              </w:rPr>
            </w:pPr>
            <w:r w:rsidRPr="00B60D5F">
              <w:rPr>
                <w:color w:val="333333"/>
                <w:sz w:val="20"/>
                <w:lang w:val="es-ES"/>
              </w:rPr>
              <w:t>Documento sin owner en allowlist</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23461C4" w14:textId="77777777">
            <w:r>
              <w:rPr>
                <w:color w:val="333333"/>
                <w:sz w:val="20"/>
              </w:rPr>
              <w:t>No ingesta.</w:t>
            </w:r>
          </w:p>
        </w:tc>
      </w:tr>
      <w:tr w:rsidRPr="00C16AD2" w:rsidR="00744E14" w14:paraId="56919139"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4530834E" w14:textId="77777777">
            <w:r>
              <w:rPr>
                <w:color w:val="333333"/>
                <w:sz w:val="20"/>
              </w:rPr>
              <w:t>R11</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12A16FB" w14:textId="77777777">
            <w:pPr>
              <w:rPr>
                <w:lang w:val="es-ES"/>
              </w:rPr>
            </w:pPr>
            <w:r w:rsidRPr="00B60D5F">
              <w:rPr>
                <w:color w:val="333333"/>
                <w:sz w:val="20"/>
                <w:lang w:val="es-ES"/>
              </w:rPr>
              <w:t>Agente en prod regulado / Enterprise</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6C09E9B" w14:textId="77777777">
            <w:pPr>
              <w:rPr>
                <w:lang w:val="es-ES"/>
              </w:rPr>
            </w:pPr>
            <w:r w:rsidRPr="00B60D5F">
              <w:rPr>
                <w:color w:val="333333"/>
                <w:sz w:val="20"/>
                <w:lang w:val="es-ES"/>
              </w:rPr>
              <w:t>Citas con chunk_id o as_of en cada respuesta factual.</w:t>
            </w:r>
          </w:p>
        </w:tc>
      </w:tr>
      <w:tr w:rsidRPr="00C16AD2" w:rsidR="00744E14" w14:paraId="39CDBF93" w14:textId="77777777">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97D2DB9" w14:textId="77777777">
            <w:r>
              <w:rPr>
                <w:color w:val="333333"/>
                <w:sz w:val="20"/>
              </w:rPr>
              <w:t>R12</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24FC8E8" w14:textId="77777777">
            <w:pPr>
              <w:rPr>
                <w:lang w:val="es-ES"/>
              </w:rPr>
            </w:pPr>
            <w:r w:rsidRPr="00B60D5F">
              <w:rPr>
                <w:color w:val="333333"/>
                <w:sz w:val="20"/>
                <w:lang w:val="es-ES"/>
              </w:rPr>
              <w:t>Mismo modelo embedding en ingesta y query</w:t>
            </w:r>
          </w:p>
        </w:tc>
        <w:tc>
          <w:tcPr>
            <w:tcW w:w="2929"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09DB36B0" w14:textId="77777777">
            <w:pPr>
              <w:rPr>
                <w:lang w:val="es-ES"/>
              </w:rPr>
            </w:pPr>
            <w:r w:rsidRPr="00B60D5F">
              <w:rPr>
                <w:color w:val="333333"/>
                <w:sz w:val="20"/>
                <w:lang w:val="es-ES"/>
              </w:rPr>
              <w:t>Si no, retrieval inconsistente; re-indexa.</w:t>
            </w:r>
          </w:p>
        </w:tc>
      </w:tr>
      <w:tr w:rsidRPr="00C16AD2" w:rsidR="00744E14" w14:paraId="4AA2CD0D" w14:textId="77777777">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53B48BD" w14:textId="77777777">
            <w:r>
              <w:rPr>
                <w:color w:val="333333"/>
                <w:sz w:val="20"/>
              </w:rPr>
              <w:t>—</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E62486F" w14:textId="77777777">
            <w:r>
              <w:rPr>
                <w:color w:val="333333"/>
                <w:sz w:val="20"/>
              </w:rPr>
              <w:t>Agente depende de 3+ fuentes</w:t>
            </w:r>
          </w:p>
        </w:tc>
        <w:tc>
          <w:tcPr>
            <w:tcW w:w="2929"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4B81B8FE" w14:textId="77777777">
            <w:pPr>
              <w:rPr>
                <w:lang w:val="es-ES"/>
              </w:rPr>
            </w:pPr>
            <w:r w:rsidRPr="00B60D5F">
              <w:rPr>
                <w:color w:val="333333"/>
                <w:sz w:val="20"/>
                <w:lang w:val="es-ES"/>
              </w:rPr>
              <w:t xml:space="preserve">Usa </w:t>
            </w:r>
            <w:r w:rsidRPr="00B60D5F">
              <w:rPr>
                <w:b/>
                <w:color w:val="333333"/>
                <w:sz w:val="20"/>
                <w:lang w:val="es-ES"/>
              </w:rPr>
              <w:t>Agent Contract</w:t>
            </w:r>
            <w:r w:rsidRPr="00B60D5F">
              <w:rPr>
                <w:color w:val="333333"/>
                <w:sz w:val="20"/>
                <w:lang w:val="es-ES"/>
              </w:rPr>
              <w:t xml:space="preserve"> (manifest) con versiones compatibles (§8).</w:t>
            </w:r>
          </w:p>
        </w:tc>
      </w:tr>
    </w:tbl>
    <w:p w:rsidRPr="00B60D5F" w:rsidR="00744E14" w:rsidRDefault="00744E14" w14:paraId="62A15153" w14:textId="77777777">
      <w:pPr>
        <w:rPr>
          <w:lang w:val="es-ES"/>
        </w:rPr>
      </w:pPr>
    </w:p>
    <w:p w:rsidR="00744E14" w:rsidRDefault="00507081" w14:paraId="61B9C2AE" w14:textId="77777777">
      <w:pPr>
        <w:spacing w:before="200" w:after="80"/>
      </w:pPr>
      <w:r>
        <w:rPr>
          <w:b/>
          <w:color w:val="009BD9"/>
          <w:sz w:val="24"/>
        </w:rPr>
        <w:t>A1. Acceso al dato</w:t>
      </w:r>
    </w:p>
    <w:tbl>
      <w:tblPr>
        <w:tblStyle w:val="TableGrid"/>
        <w:tblW w:w="0" w:type="auto"/>
        <w:tblLook w:val="04A0" w:firstRow="1" w:lastRow="0" w:firstColumn="1" w:lastColumn="0" w:noHBand="0" w:noVBand="1"/>
      </w:tblPr>
      <w:tblGrid>
        <w:gridCol w:w="4389"/>
        <w:gridCol w:w="4389"/>
      </w:tblGrid>
      <w:tr w:rsidR="00744E14" w14:paraId="139F1E32"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2E6E6BC6" w14:textId="77777777">
            <w:pPr>
              <w:jc w:val="center"/>
            </w:pPr>
            <w:r>
              <w:rPr>
                <w:b/>
                <w:color w:val="FFFFFF"/>
                <w:sz w:val="20"/>
              </w:rPr>
              <w:t>Si (condición)</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5D29473F" w14:textId="77777777">
            <w:pPr>
              <w:jc w:val="center"/>
            </w:pPr>
            <w:r>
              <w:rPr>
                <w:b/>
                <w:color w:val="FFFFFF"/>
                <w:sz w:val="20"/>
              </w:rPr>
              <w:t>Entonces (decisión)</w:t>
            </w:r>
          </w:p>
        </w:tc>
      </w:tr>
      <w:tr w:rsidRPr="00C16AD2" w:rsidR="00744E14" w14:paraId="163F5F26"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A5623A1" w14:textId="77777777">
            <w:pPr>
              <w:rPr>
                <w:lang w:val="es-ES"/>
              </w:rPr>
            </w:pPr>
            <w:r w:rsidRPr="00B60D5F">
              <w:rPr>
                <w:color w:val="333333"/>
                <w:sz w:val="20"/>
                <w:lang w:val="es-ES"/>
              </w:rPr>
              <w:t>Dato es número exacto o transacción fresca</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35A1AB8F" w14:textId="77777777">
            <w:pPr>
              <w:rPr>
                <w:lang w:val="es-ES"/>
              </w:rPr>
            </w:pPr>
            <w:r w:rsidRPr="00B60D5F">
              <w:rPr>
                <w:color w:val="333333"/>
                <w:sz w:val="20"/>
                <w:lang w:val="es-ES"/>
              </w:rPr>
              <w:t>Tool/API. No vectorizar el core.</w:t>
            </w:r>
          </w:p>
        </w:tc>
      </w:tr>
      <w:tr w:rsidR="00744E14" w14:paraId="2DCE18DD"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1831F240" w14:textId="77777777">
            <w:pPr>
              <w:rPr>
                <w:lang w:val="es-ES"/>
              </w:rPr>
            </w:pPr>
            <w:r w:rsidRPr="00B60D5F">
              <w:rPr>
                <w:color w:val="333333"/>
                <w:sz w:val="20"/>
                <w:lang w:val="es-ES"/>
              </w:rPr>
              <w:t>Dato es texto documental / normativa</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F2732A1" w14:textId="77777777">
            <w:r>
              <w:rPr>
                <w:color w:val="333333"/>
                <w:sz w:val="20"/>
              </w:rPr>
              <w:t>RAG tras validación documental.</w:t>
            </w:r>
          </w:p>
        </w:tc>
      </w:tr>
      <w:tr w:rsidR="00744E14" w14:paraId="3035A238"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69CAFF9" w14:textId="77777777">
            <w:pPr>
              <w:rPr>
                <w:lang w:val="es-ES"/>
              </w:rPr>
            </w:pPr>
            <w:r w:rsidRPr="00B60D5F">
              <w:rPr>
                <w:color w:val="333333"/>
                <w:sz w:val="20"/>
                <w:lang w:val="es-ES"/>
              </w:rPr>
              <w:t>Pregunta requiere relaciones multi-hop</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417CD8E" w14:textId="77777777">
            <w:r>
              <w:rPr>
                <w:color w:val="333333"/>
                <w:sz w:val="20"/>
              </w:rPr>
              <w:t>Knowledge Graph como primario.</w:t>
            </w:r>
          </w:p>
        </w:tc>
      </w:tr>
      <w:tr w:rsidR="00744E14" w14:paraId="62B5FCD1"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49D0BD3" w14:textId="77777777">
            <w:r>
              <w:rPr>
                <w:color w:val="333333"/>
                <w:sz w:val="20"/>
              </w:rPr>
              <w:t>Señal calculada en batch</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7DB4A15" w14:textId="77777777">
            <w:r>
              <w:rPr>
                <w:color w:val="333333"/>
                <w:sz w:val="20"/>
              </w:rPr>
              <w:t>Feature store + tool. No recalcular en agente.</w:t>
            </w:r>
          </w:p>
        </w:tc>
      </w:tr>
      <w:tr w:rsidR="00744E14" w14:paraId="0596BD1B"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AB0BB0F" w14:textId="77777777">
            <w:pPr>
              <w:rPr>
                <w:lang w:val="es-ES"/>
              </w:rPr>
            </w:pPr>
            <w:r w:rsidRPr="00B60D5F">
              <w:rPr>
                <w:color w:val="333333"/>
                <w:sz w:val="20"/>
                <w:lang w:val="es-ES"/>
              </w:rPr>
              <w:t>Corpus con PII sin anonimizar</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905262F" w14:textId="77777777">
            <w:r w:rsidRPr="00B60D5F">
              <w:rPr>
                <w:color w:val="333333"/>
                <w:sz w:val="20"/>
                <w:lang w:val="es-ES"/>
              </w:rPr>
              <w:t xml:space="preserve">Índice por caso con AuthZ. </w:t>
            </w:r>
            <w:r>
              <w:rPr>
                <w:color w:val="333333"/>
                <w:sz w:val="20"/>
              </w:rPr>
              <w:t>No corpus global.</w:t>
            </w:r>
          </w:p>
        </w:tc>
      </w:tr>
      <w:tr w:rsidR="00744E14" w14:paraId="5D4E25BF"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2E17B18" w14:textId="77777777">
            <w:r>
              <w:rPr>
                <w:color w:val="333333"/>
                <w:sz w:val="20"/>
              </w:rPr>
              <w:t>Dato especialmente sensible</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F3C09BC" w14:textId="77777777">
            <w:r w:rsidRPr="00B60D5F">
              <w:rPr>
                <w:color w:val="333333"/>
                <w:sz w:val="20"/>
                <w:lang w:val="es-ES"/>
              </w:rPr>
              <w:t xml:space="preserve">No embeder en índice compartido. </w:t>
            </w:r>
            <w:r>
              <w:rPr>
                <w:color w:val="333333"/>
                <w:sz w:val="20"/>
              </w:rPr>
              <w:t>HITL. Compliance previo.</w:t>
            </w:r>
          </w:p>
        </w:tc>
      </w:tr>
      <w:tr w:rsidRPr="00C16AD2" w:rsidR="00744E14" w14:paraId="35F1B28A"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A0B06ED" w14:textId="77777777">
            <w:pPr>
              <w:rPr>
                <w:lang w:val="es-ES"/>
              </w:rPr>
            </w:pPr>
            <w:r w:rsidRPr="00B60D5F">
              <w:rPr>
                <w:color w:val="333333"/>
                <w:sz w:val="20"/>
                <w:lang w:val="es-ES"/>
              </w:rPr>
              <w:t>JSON/log con contrato estable</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34157336" w14:textId="77777777">
            <w:pPr>
              <w:rPr>
                <w:lang w:val="es-ES"/>
              </w:rPr>
            </w:pPr>
            <w:r w:rsidRPr="00B60D5F">
              <w:rPr>
                <w:color w:val="333333"/>
                <w:sz w:val="20"/>
                <w:lang w:val="es-ES"/>
              </w:rPr>
              <w:t>Tool con JSON Schema. No embeder logs crudos.</w:t>
            </w:r>
          </w:p>
        </w:tc>
      </w:tr>
      <w:tr w:rsidRPr="00C16AD2" w:rsidR="00744E14" w14:paraId="3BE37DDE"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45B1C65" w14:textId="77777777">
            <w:r>
              <w:rPr>
                <w:color w:val="333333"/>
                <w:sz w:val="20"/>
              </w:rPr>
              <w:t>Latencia crítica (&lt; 300ms)</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065D1461" w14:textId="77777777">
            <w:pPr>
              <w:rPr>
                <w:lang w:val="es-ES"/>
              </w:rPr>
            </w:pPr>
            <w:r w:rsidRPr="00B60D5F">
              <w:rPr>
                <w:color w:val="333333"/>
                <w:sz w:val="20"/>
                <w:lang w:val="es-ES"/>
              </w:rPr>
              <w:t>API agregada o caché contextual con TTL.</w:t>
            </w:r>
          </w:p>
        </w:tc>
      </w:tr>
      <w:tr w:rsidRPr="00C16AD2" w:rsidR="00744E14" w14:paraId="6BAECF78"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21608312" w14:textId="77777777">
            <w:pPr>
              <w:rPr>
                <w:lang w:val="es-ES"/>
              </w:rPr>
            </w:pPr>
            <w:r w:rsidRPr="00B60D5F">
              <w:rPr>
                <w:color w:val="333333"/>
                <w:sz w:val="20"/>
                <w:lang w:val="es-ES"/>
              </w:rPr>
              <w:t>El LLM "pide acceso a una tabla"</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0E90FFB7" w14:textId="77777777">
            <w:pPr>
              <w:rPr>
                <w:lang w:val="es-ES"/>
              </w:rPr>
            </w:pPr>
            <w:r w:rsidRPr="00B60D5F">
              <w:rPr>
                <w:color w:val="333333"/>
                <w:sz w:val="20"/>
                <w:lang w:val="es-ES"/>
              </w:rPr>
              <w:t>Rechazar. Rediseñar como tool con contrato.</w:t>
            </w:r>
          </w:p>
        </w:tc>
      </w:tr>
      <w:tr w:rsidR="00744E14" w14:paraId="4BA0A41E"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C5A0D14" w14:textId="77777777">
            <w:r>
              <w:rPr>
                <w:color w:val="333333"/>
                <w:sz w:val="20"/>
              </w:rPr>
              <w:t>Misma capability en 3+ agentes</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5B4940E" w14:textId="77777777">
            <w:r>
              <w:rPr>
                <w:color w:val="333333"/>
                <w:sz w:val="20"/>
              </w:rPr>
              <w:t>MCP server o skill compartida con scopes.</w:t>
            </w:r>
          </w:p>
        </w:tc>
      </w:tr>
      <w:tr w:rsidRPr="00C16AD2" w:rsidR="00744E14" w14:paraId="04BE537D"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6CC4F43A" w14:textId="77777777">
            <w:pPr>
              <w:rPr>
                <w:lang w:val="es-ES"/>
              </w:rPr>
            </w:pPr>
            <w:r w:rsidRPr="00B60D5F">
              <w:rPr>
                <w:color w:val="333333"/>
                <w:sz w:val="20"/>
                <w:lang w:val="es-ES"/>
              </w:rPr>
              <w:t>Dato externo sin owner ni vigencia conocida</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5ADA5366" w14:textId="77777777">
            <w:pPr>
              <w:rPr>
                <w:lang w:val="es-ES"/>
              </w:rPr>
            </w:pPr>
            <w:r w:rsidRPr="00B60D5F">
              <w:rPr>
                <w:color w:val="333333"/>
                <w:sz w:val="20"/>
                <w:lang w:val="es-ES"/>
              </w:rPr>
              <w:t>No ingesta hasta que haya responsable.</w:t>
            </w:r>
          </w:p>
        </w:tc>
      </w:tr>
      <w:tr w:rsidRPr="00C16AD2" w:rsidR="00744E14" w14:paraId="6186AF06"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14959750" w14:textId="77777777">
            <w:pPr>
              <w:rPr>
                <w:lang w:val="es-ES"/>
              </w:rPr>
            </w:pPr>
            <w:r w:rsidRPr="00B60D5F">
              <w:rPr>
                <w:color w:val="333333"/>
                <w:sz w:val="20"/>
                <w:lang w:val="es-ES"/>
              </w:rPr>
              <w:t>Usuario solicita borrado de sus datos</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B60D5F" w:rsidR="00744E14" w:rsidRDefault="00507081" w14:paraId="49DA94AE" w14:textId="77777777">
            <w:pPr>
              <w:rPr>
                <w:lang w:val="es-ES"/>
              </w:rPr>
            </w:pPr>
            <w:r w:rsidRPr="00B60D5F">
              <w:rPr>
                <w:color w:val="333333"/>
                <w:sz w:val="20"/>
                <w:lang w:val="es-ES"/>
              </w:rPr>
              <w:t>Borrar en fuente + chunks + memoria del agente.</w:t>
            </w:r>
          </w:p>
        </w:tc>
      </w:tr>
    </w:tbl>
    <w:p w:rsidRPr="00B60D5F" w:rsidR="00744E14" w:rsidRDefault="00744E14" w14:paraId="06F574E4" w14:textId="77777777">
      <w:pPr>
        <w:rPr>
          <w:lang w:val="es-ES"/>
        </w:rPr>
      </w:pPr>
    </w:p>
    <w:p w:rsidR="00744E14" w:rsidRDefault="00507081" w14:paraId="1191FE09" w14:textId="77777777">
      <w:pPr>
        <w:spacing w:before="200" w:after="80"/>
      </w:pPr>
      <w:r>
        <w:rPr>
          <w:b/>
          <w:color w:val="009BD9"/>
          <w:sz w:val="24"/>
        </w:rPr>
        <w:t>A2. RAG pipeline</w:t>
      </w:r>
    </w:p>
    <w:tbl>
      <w:tblPr>
        <w:tblStyle w:val="TableGrid"/>
        <w:tblW w:w="0" w:type="auto"/>
        <w:tblLook w:val="04A0" w:firstRow="1" w:lastRow="0" w:firstColumn="1" w:lastColumn="0" w:noHBand="0" w:noVBand="1"/>
      </w:tblPr>
      <w:tblGrid>
        <w:gridCol w:w="4389"/>
        <w:gridCol w:w="4389"/>
      </w:tblGrid>
      <w:tr w:rsidR="00744E14" w14:paraId="12205B92"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28CB6362" w14:textId="77777777">
            <w:pPr>
              <w:jc w:val="center"/>
            </w:pPr>
            <w:r>
              <w:rPr>
                <w:b/>
                <w:color w:val="FFFFFF"/>
                <w:sz w:val="20"/>
              </w:rPr>
              <w:t>Si (condición)</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1DB05E5A" w14:textId="77777777">
            <w:pPr>
              <w:jc w:val="center"/>
            </w:pPr>
            <w:r>
              <w:rPr>
                <w:b/>
                <w:color w:val="FFFFFF"/>
                <w:sz w:val="20"/>
              </w:rPr>
              <w:t>Entonces (decisión)</w:t>
            </w:r>
          </w:p>
        </w:tc>
      </w:tr>
      <w:tr w:rsidRPr="00C16AD2" w:rsidR="00744E14" w14:paraId="77DBD921"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7E659E57" w14:textId="77777777">
            <w:pPr>
              <w:rPr>
                <w:lang w:val="es-ES"/>
              </w:rPr>
            </w:pPr>
            <w:r w:rsidRPr="00B60D5F">
              <w:rPr>
                <w:color w:val="333333"/>
                <w:sz w:val="20"/>
                <w:lang w:val="es-ES"/>
              </w:rPr>
              <w:t>Fuente no aprobada por owner</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B60D5F" w:rsidR="00744E14" w:rsidRDefault="00507081" w14:paraId="1B78798D" w14:textId="77777777">
            <w:pPr>
              <w:rPr>
                <w:lang w:val="es-ES"/>
              </w:rPr>
            </w:pPr>
            <w:r w:rsidRPr="00B60D5F">
              <w:rPr>
                <w:color w:val="333333"/>
                <w:sz w:val="20"/>
                <w:lang w:val="es-ES"/>
              </w:rPr>
              <w:t>Parar en paso 0. No ejecutar ingesta.</w:t>
            </w:r>
          </w:p>
        </w:tc>
      </w:tr>
      <w:tr w:rsidRPr="00C16AD2" w:rsidR="00744E14" w14:paraId="2CFD8DDE"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4825CF0F" w14:textId="77777777">
            <w:pPr>
              <w:rPr>
                <w:lang w:val="es-ES"/>
              </w:rPr>
            </w:pPr>
            <w:r w:rsidRPr="007B7D81">
              <w:rPr>
                <w:color w:val="333333"/>
                <w:sz w:val="20"/>
                <w:lang w:val="es-ES"/>
              </w:rPr>
              <w:t>PDF nativo con texto seleccionable</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6D8546E4" w14:textId="77777777">
            <w:pPr>
              <w:rPr>
                <w:lang w:val="es-ES"/>
              </w:rPr>
            </w:pPr>
            <w:r w:rsidRPr="007B7D81">
              <w:rPr>
                <w:color w:val="333333"/>
                <w:sz w:val="20"/>
                <w:lang w:val="es-ES"/>
              </w:rPr>
              <w:t>Extracción directa, OCR no necesario.</w:t>
            </w:r>
          </w:p>
        </w:tc>
      </w:tr>
      <w:tr w:rsidRPr="00C16AD2" w:rsidR="00744E14" w14:paraId="49699E53"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6384D00" w14:textId="77777777">
            <w:r>
              <w:rPr>
                <w:color w:val="333333"/>
                <w:sz w:val="20"/>
              </w:rPr>
              <w:t>PDF escaneado (solo imágenes)</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08EEBA31" w14:textId="77777777">
            <w:pPr>
              <w:rPr>
                <w:lang w:val="es-ES"/>
              </w:rPr>
            </w:pPr>
            <w:r w:rsidRPr="007B7D81">
              <w:rPr>
                <w:color w:val="333333"/>
                <w:sz w:val="20"/>
                <w:lang w:val="es-ES"/>
              </w:rPr>
              <w:t>OCR obligatorio + validación de páginas.</w:t>
            </w:r>
          </w:p>
        </w:tc>
      </w:tr>
      <w:tr w:rsidRPr="00C16AD2" w:rsidR="00744E14" w14:paraId="6BCE28E6"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3EBBCA7" w14:textId="77777777">
            <w:r>
              <w:rPr>
                <w:color w:val="333333"/>
                <w:sz w:val="20"/>
              </w:rPr>
              <w:t>Validación silver KO</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35B13F17" w14:textId="77777777">
            <w:pPr>
              <w:rPr>
                <w:lang w:val="es-ES"/>
              </w:rPr>
            </w:pPr>
            <w:r w:rsidRPr="007B7D81">
              <w:rPr>
                <w:color w:val="333333"/>
                <w:sz w:val="20"/>
                <w:lang w:val="es-ES"/>
              </w:rPr>
              <w:t>HITL o re-OCR. No pasar a chunking.</w:t>
            </w:r>
          </w:p>
        </w:tc>
      </w:tr>
      <w:tr w:rsidRPr="00C16AD2" w:rsidR="00744E14" w14:paraId="2F44A649"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F03EDB3" w14:textId="77777777">
            <w:r>
              <w:rPr>
                <w:color w:val="333333"/>
                <w:sz w:val="20"/>
              </w:rPr>
              <w:t>Normativa derogada</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34C2C678" w14:textId="77777777">
            <w:pPr>
              <w:rPr>
                <w:lang w:val="es-ES"/>
              </w:rPr>
            </w:pPr>
            <w:r w:rsidRPr="007B7D81">
              <w:rPr>
                <w:color w:val="333333"/>
                <w:sz w:val="20"/>
                <w:lang w:val="es-ES"/>
              </w:rPr>
              <w:t>vigencia_hasta en chunks. Re-ingesta nueva versión.</w:t>
            </w:r>
          </w:p>
        </w:tc>
      </w:tr>
      <w:tr w:rsidRPr="00C16AD2" w:rsidR="00744E14" w14:paraId="40BAE5E4"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7AC1D4D" w14:textId="77777777">
            <w:r>
              <w:rPr>
                <w:color w:val="333333"/>
                <w:sz w:val="20"/>
              </w:rPr>
              <w:t>Golden set KO en staging</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20ED0A8F" w14:textId="77777777">
            <w:pPr>
              <w:rPr>
                <w:lang w:val="es-ES"/>
              </w:rPr>
            </w:pPr>
            <w:r w:rsidRPr="007B7D81">
              <w:rPr>
                <w:color w:val="333333"/>
                <w:sz w:val="20"/>
                <w:lang w:val="es-ES"/>
              </w:rPr>
              <w:t>No publicar índice. Corregir chunking o retrieval.</w:t>
            </w:r>
          </w:p>
        </w:tc>
      </w:tr>
      <w:tr w:rsidRPr="00C16AD2" w:rsidR="00744E14" w14:paraId="1E775201"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5D1242C7" w14:textId="77777777">
            <w:pPr>
              <w:rPr>
                <w:lang w:val="es-ES"/>
              </w:rPr>
            </w:pPr>
            <w:r w:rsidRPr="007B7D81">
              <w:rPr>
                <w:color w:val="333333"/>
                <w:sz w:val="20"/>
                <w:lang w:val="es-ES"/>
              </w:rPr>
              <w:t>Query sin resultado relevante tras rerank</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2098BC2A" w14:textId="77777777">
            <w:pPr>
              <w:rPr>
                <w:lang w:val="es-ES"/>
              </w:rPr>
            </w:pPr>
            <w:r w:rsidRPr="007B7D81">
              <w:rPr>
                <w:color w:val="333333"/>
                <w:sz w:val="20"/>
                <w:lang w:val="es-ES"/>
              </w:rPr>
              <w:t>Agente se abstiene. Loguear. No inventar.</w:t>
            </w:r>
          </w:p>
        </w:tc>
      </w:tr>
      <w:tr w:rsidRPr="00C16AD2" w:rsidR="00744E14" w14:paraId="49C2F4F1"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6291B36C" w14:textId="77777777">
            <w:r>
              <w:rPr>
                <w:color w:val="333333"/>
                <w:sz w:val="20"/>
              </w:rPr>
              <w:t>Cambio de embedding_model</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0A9D25E2" w14:textId="77777777">
            <w:pPr>
              <w:rPr>
                <w:lang w:val="es-ES"/>
              </w:rPr>
            </w:pPr>
            <w:r w:rsidRPr="007B7D81">
              <w:rPr>
                <w:color w:val="333333"/>
                <w:sz w:val="20"/>
                <w:lang w:val="es-ES"/>
              </w:rPr>
              <w:t>Nuevo índice vN+1. No mezclar versiones.</w:t>
            </w:r>
          </w:p>
        </w:tc>
      </w:tr>
      <w:tr w:rsidR="00744E14" w14:paraId="58BAE396"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73B90F9" w14:textId="77777777">
            <w:r>
              <w:rPr>
                <w:color w:val="333333"/>
                <w:sz w:val="20"/>
              </w:rPr>
              <w:t>Normativa con artículos numerados</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23358EFA" w14:textId="77777777">
            <w:r>
              <w:rPr>
                <w:color w:val="333333"/>
                <w:sz w:val="20"/>
              </w:rPr>
              <w:t>Chunking jerárquico + hybrid BM25+vector.</w:t>
            </w:r>
          </w:p>
        </w:tc>
      </w:tr>
      <w:tr w:rsidRPr="00C16AD2" w:rsidR="00744E14" w14:paraId="1819EC97"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4B9D85F" w14:textId="77777777">
            <w:r>
              <w:rPr>
                <w:color w:val="333333"/>
                <w:sz w:val="20"/>
              </w:rPr>
              <w:t>Corpus &lt; 200 docs sin articulado</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38AE770C" w14:textId="77777777">
            <w:pPr>
              <w:rPr>
                <w:lang w:val="es-ES"/>
              </w:rPr>
            </w:pPr>
            <w:r w:rsidRPr="007B7D81">
              <w:rPr>
                <w:color w:val="333333"/>
                <w:sz w:val="20"/>
                <w:lang w:val="es-ES"/>
              </w:rPr>
              <w:t>Vector solo puede ser suficiente.</w:t>
            </w:r>
          </w:p>
        </w:tc>
      </w:tr>
      <w:tr w:rsidR="00744E14" w14:paraId="7CF7186A"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5961F8B" w14:textId="77777777">
            <w:r>
              <w:rPr>
                <w:color w:val="333333"/>
                <w:sz w:val="20"/>
              </w:rPr>
              <w:t>Documento &gt; 100 páginas</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B44E44C" w14:textId="77777777">
            <w:r>
              <w:rPr>
                <w:color w:val="333333"/>
                <w:sz w:val="20"/>
              </w:rPr>
              <w:t>Chunking parent-child o map-reduce por capítulo.</w:t>
            </w:r>
          </w:p>
        </w:tc>
      </w:tr>
    </w:tbl>
    <w:p w:rsidR="00744E14" w:rsidRDefault="00744E14" w14:paraId="2E708E6C" w14:textId="77777777"/>
    <w:p w:rsidR="00744E14" w:rsidRDefault="00507081" w14:paraId="2F149F13" w14:textId="77777777">
      <w:pPr>
        <w:spacing w:before="200" w:after="80"/>
      </w:pPr>
      <w:r>
        <w:rPr>
          <w:b/>
          <w:color w:val="009BD9"/>
          <w:sz w:val="24"/>
        </w:rPr>
        <w:t>A3. OCR y documentos</w:t>
      </w:r>
    </w:p>
    <w:tbl>
      <w:tblPr>
        <w:tblStyle w:val="TableGrid"/>
        <w:tblW w:w="0" w:type="auto"/>
        <w:tblLook w:val="04A0" w:firstRow="1" w:lastRow="0" w:firstColumn="1" w:lastColumn="0" w:noHBand="0" w:noVBand="1"/>
      </w:tblPr>
      <w:tblGrid>
        <w:gridCol w:w="4390"/>
        <w:gridCol w:w="4388"/>
      </w:tblGrid>
      <w:tr w:rsidR="00744E14" w14:paraId="5E842EF8"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45276D93" w14:textId="77777777">
            <w:pPr>
              <w:jc w:val="center"/>
            </w:pPr>
            <w:r>
              <w:rPr>
                <w:b/>
                <w:color w:val="FFFFFF"/>
                <w:sz w:val="20"/>
              </w:rPr>
              <w:t>Si (condición)</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14A379CB" w14:textId="77777777">
            <w:pPr>
              <w:jc w:val="center"/>
            </w:pPr>
            <w:r>
              <w:rPr>
                <w:b/>
                <w:color w:val="FFFFFF"/>
                <w:sz w:val="20"/>
              </w:rPr>
              <w:t>Entonces (decisión)</w:t>
            </w:r>
          </w:p>
        </w:tc>
      </w:tr>
      <w:tr w:rsidRPr="00C16AD2" w:rsidR="00744E14" w14:paraId="4EF5011A"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100AD236" w14:textId="77777777">
            <w:r>
              <w:rPr>
                <w:color w:val="333333"/>
                <w:sz w:val="20"/>
              </w:rPr>
              <w:t>page_count_ocr &lt; page_count_fuente</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0A2F2D99" w14:textId="77777777">
            <w:pPr>
              <w:rPr>
                <w:lang w:val="es-ES"/>
              </w:rPr>
            </w:pPr>
            <w:r w:rsidRPr="007B7D81">
              <w:rPr>
                <w:color w:val="333333"/>
                <w:sz w:val="20"/>
                <w:lang w:val="es-ES"/>
              </w:rPr>
              <w:t>Bloquear indexación. Re-OCR o HITL.</w:t>
            </w:r>
          </w:p>
        </w:tc>
      </w:tr>
      <w:tr w:rsidR="00744E14" w14:paraId="48B448F4"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83816F7" w14:textId="77777777">
            <w:r>
              <w:rPr>
                <w:color w:val="333333"/>
                <w:sz w:val="20"/>
              </w:rPr>
              <w:t>confidence &lt; 0,85 en alguna página</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AD5D761" w14:textId="77777777">
            <w:r w:rsidRPr="007B7D81">
              <w:rPr>
                <w:color w:val="333333"/>
                <w:sz w:val="20"/>
                <w:lang w:val="es-ES"/>
              </w:rPr>
              <w:t xml:space="preserve">Cola HITL para esa página. </w:t>
            </w:r>
            <w:r>
              <w:rPr>
                <w:color w:val="333333"/>
                <w:sz w:val="20"/>
              </w:rPr>
              <w:t>El resto puede seguir.</w:t>
            </w:r>
          </w:p>
        </w:tc>
      </w:tr>
      <w:tr w:rsidRPr="00C16AD2" w:rsidR="00744E14" w14:paraId="7C55323A"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475F92A1" w14:textId="77777777">
            <w:pPr>
              <w:rPr>
                <w:lang w:val="es-ES"/>
              </w:rPr>
            </w:pPr>
            <w:r w:rsidRPr="007B7D81">
              <w:rPr>
                <w:color w:val="333333"/>
                <w:sz w:val="20"/>
                <w:lang w:val="es-ES"/>
              </w:rPr>
              <w:t>Tabla ilegible en OCR plano</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38890A19" w14:textId="77777777">
            <w:pPr>
              <w:rPr>
                <w:lang w:val="es-ES"/>
              </w:rPr>
            </w:pPr>
            <w:r w:rsidRPr="007B7D81">
              <w:rPr>
                <w:color w:val="333333"/>
                <w:sz w:val="20"/>
                <w:lang w:val="es-ES"/>
              </w:rPr>
              <w:t>Extractor de tablas o VLM para esa región.</w:t>
            </w:r>
          </w:p>
        </w:tc>
      </w:tr>
      <w:tr w:rsidR="00744E14" w14:paraId="7BD52A80"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6B74D068" w14:textId="77777777">
            <w:pPr>
              <w:rPr>
                <w:lang w:val="es-ES"/>
              </w:rPr>
            </w:pPr>
            <w:r w:rsidRPr="007B7D81">
              <w:rPr>
                <w:color w:val="333333"/>
                <w:sz w:val="20"/>
                <w:lang w:val="es-ES"/>
              </w:rPr>
              <w:t>Figura sin texto en doc normativo</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B6C1100" w14:textId="77777777">
            <w:r>
              <w:rPr>
                <w:color w:val="333333"/>
                <w:sz w:val="20"/>
              </w:rPr>
              <w:t>Caption VLM + chunk child con asset_uri.</w:t>
            </w:r>
          </w:p>
        </w:tc>
      </w:tr>
      <w:tr w:rsidRPr="00C16AD2" w:rsidR="00744E14" w14:paraId="7611C013"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BCC7A4B" w14:textId="77777777">
            <w:r>
              <w:rPr>
                <w:color w:val="333333"/>
                <w:sz w:val="20"/>
              </w:rPr>
              <w:t>Tipo documental desconocido</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2E7C6A96" w14:textId="77777777">
            <w:pPr>
              <w:rPr>
                <w:lang w:val="es-ES"/>
              </w:rPr>
            </w:pPr>
            <w:r w:rsidRPr="007B7D81">
              <w:rPr>
                <w:color w:val="333333"/>
                <w:sz w:val="20"/>
                <w:lang w:val="es-ES"/>
              </w:rPr>
              <w:t>Clasificar antes de pipeline. No usar "default PDF".</w:t>
            </w:r>
          </w:p>
        </w:tc>
      </w:tr>
      <w:tr w:rsidRPr="00C16AD2" w:rsidR="00744E14" w14:paraId="6481A6E8"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220292F6" w14:textId="77777777">
            <w:pPr>
              <w:rPr>
                <w:lang w:val="es-ES"/>
              </w:rPr>
            </w:pPr>
            <w:r w:rsidRPr="007B7D81">
              <w:rPr>
                <w:color w:val="333333"/>
                <w:sz w:val="20"/>
                <w:lang w:val="es-ES"/>
              </w:rPr>
              <w:t>Template con secciones obligatorias incompletas</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57CCBD29" w14:textId="77777777">
            <w:pPr>
              <w:rPr>
                <w:lang w:val="es-ES"/>
              </w:rPr>
            </w:pPr>
            <w:r w:rsidRPr="007B7D81">
              <w:rPr>
                <w:color w:val="333333"/>
                <w:sz w:val="20"/>
                <w:lang w:val="es-ES"/>
              </w:rPr>
              <w:t>Incidencia al owner. No indexar.</w:t>
            </w:r>
          </w:p>
        </w:tc>
      </w:tr>
      <w:tr w:rsidRPr="00C16AD2" w:rsidR="00744E14" w14:paraId="036CF00C"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5CED0A64" w14:textId="77777777">
            <w:r>
              <w:rPr>
                <w:color w:val="333333"/>
                <w:sz w:val="20"/>
              </w:rPr>
              <w:t>OCR falla &gt; 20 % de páginas</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0CB47EB0" w14:textId="77777777">
            <w:pPr>
              <w:rPr>
                <w:lang w:val="es-ES"/>
              </w:rPr>
            </w:pPr>
            <w:r w:rsidRPr="007B7D81">
              <w:rPr>
                <w:color w:val="333333"/>
                <w:sz w:val="20"/>
                <w:lang w:val="es-ES"/>
              </w:rPr>
              <w:t>No publicar índice. Usar versión anterior.</w:t>
            </w:r>
          </w:p>
        </w:tc>
      </w:tr>
    </w:tbl>
    <w:p w:rsidRPr="007B7D81" w:rsidR="00744E14" w:rsidRDefault="00744E14" w14:paraId="0541A221" w14:textId="77777777">
      <w:pPr>
        <w:rPr>
          <w:lang w:val="es-ES"/>
        </w:rPr>
      </w:pPr>
    </w:p>
    <w:p w:rsidR="00744E14" w:rsidRDefault="00507081" w14:paraId="41F56E15" w14:textId="77777777">
      <w:pPr>
        <w:spacing w:before="200" w:after="80"/>
      </w:pPr>
      <w:r>
        <w:rPr>
          <w:b/>
          <w:color w:val="009BD9"/>
          <w:sz w:val="24"/>
        </w:rPr>
        <w:t>A4. Seguridad y clasificación</w:t>
      </w:r>
    </w:p>
    <w:tbl>
      <w:tblPr>
        <w:tblStyle w:val="TableGrid"/>
        <w:tblW w:w="0" w:type="auto"/>
        <w:tblLook w:val="04A0" w:firstRow="1" w:lastRow="0" w:firstColumn="1" w:lastColumn="0" w:noHBand="0" w:noVBand="1"/>
      </w:tblPr>
      <w:tblGrid>
        <w:gridCol w:w="4389"/>
        <w:gridCol w:w="4389"/>
      </w:tblGrid>
      <w:tr w:rsidR="00744E14" w14:paraId="117A01F6"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7F8CE7E7" w14:textId="77777777">
            <w:pPr>
              <w:jc w:val="center"/>
            </w:pPr>
            <w:r>
              <w:rPr>
                <w:b/>
                <w:color w:val="FFFFFF"/>
                <w:sz w:val="20"/>
              </w:rPr>
              <w:t>Si (condición)</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5BA985AC" w14:textId="77777777">
            <w:pPr>
              <w:jc w:val="center"/>
            </w:pPr>
            <w:r>
              <w:rPr>
                <w:b/>
                <w:color w:val="FFFFFF"/>
                <w:sz w:val="20"/>
              </w:rPr>
              <w:t>Entonces (decisión)</w:t>
            </w:r>
          </w:p>
        </w:tc>
      </w:tr>
      <w:tr w:rsidRPr="00C16AD2" w:rsidR="00744E14" w14:paraId="19AE573D"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10A9F21E" w14:textId="77777777">
            <w:pPr>
              <w:rPr>
                <w:lang w:val="es-ES"/>
              </w:rPr>
            </w:pPr>
            <w:r w:rsidRPr="007B7D81">
              <w:rPr>
                <w:color w:val="333333"/>
                <w:sz w:val="20"/>
                <w:lang w:val="es-ES"/>
              </w:rPr>
              <w:t>Corpus no personal y normativa interna</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62BA21C4" w14:textId="77777777">
            <w:pPr>
              <w:rPr>
                <w:lang w:val="es-ES"/>
              </w:rPr>
            </w:pPr>
            <w:r w:rsidRPr="007B7D81">
              <w:rPr>
                <w:color w:val="333333"/>
                <w:sz w:val="20"/>
                <w:lang w:val="es-ES"/>
              </w:rPr>
              <w:t>Embedding permitido. Corpus por área.</w:t>
            </w:r>
          </w:p>
        </w:tc>
      </w:tr>
      <w:tr w:rsidR="00744E14" w14:paraId="34ECABA4"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50557C60" w14:textId="77777777">
            <w:r>
              <w:rPr>
                <w:color w:val="333333"/>
                <w:sz w:val="20"/>
              </w:rPr>
              <w:t>Expediente con datos personales</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A915812" w14:textId="77777777">
            <w:r w:rsidRPr="007B7D81">
              <w:rPr>
                <w:color w:val="333333"/>
                <w:sz w:val="20"/>
                <w:lang w:val="es-ES"/>
              </w:rPr>
              <w:t xml:space="preserve">Índice particionado por case_id. </w:t>
            </w:r>
            <w:r>
              <w:rPr>
                <w:color w:val="333333"/>
                <w:sz w:val="20"/>
              </w:rPr>
              <w:t>Sin memoria global.</w:t>
            </w:r>
          </w:p>
        </w:tc>
      </w:tr>
      <w:tr w:rsidR="00744E14" w14:paraId="7CA52DC8"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76818B37" w14:textId="77777777">
            <w:r>
              <w:rPr>
                <w:color w:val="333333"/>
                <w:sz w:val="20"/>
              </w:rPr>
              <w:t>Especialmente sensible (salud, biometría)</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2C6B89C" w14:textId="77777777">
            <w:r w:rsidRPr="007B7D81">
              <w:rPr>
                <w:color w:val="333333"/>
                <w:sz w:val="20"/>
                <w:lang w:val="es-ES"/>
              </w:rPr>
              <w:t xml:space="preserve">Por defecto no indexar. HITL. </w:t>
            </w:r>
            <w:r>
              <w:rPr>
                <w:color w:val="333333"/>
                <w:sz w:val="20"/>
              </w:rPr>
              <w:t>Compliance.</w:t>
            </w:r>
          </w:p>
        </w:tc>
      </w:tr>
      <w:tr w:rsidR="00744E14" w14:paraId="525DB9B5"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67DA4E2F" w14:textId="77777777">
            <w:pPr>
              <w:rPr>
                <w:lang w:val="es-ES"/>
              </w:rPr>
            </w:pPr>
            <w:r w:rsidRPr="007B7D81">
              <w:rPr>
                <w:color w:val="333333"/>
                <w:sz w:val="20"/>
                <w:lang w:val="es-ES"/>
              </w:rPr>
              <w:t>Regulado MiFID/AML y respuesta al cliente</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3CF65D15" w14:textId="77777777">
            <w:r w:rsidRPr="007B7D81">
              <w:rPr>
                <w:color w:val="333333"/>
                <w:sz w:val="20"/>
                <w:lang w:val="es-ES"/>
              </w:rPr>
              <w:t xml:space="preserve">Doble revisión Compliance. Citas con chunk_id (obligatorio en Enterprise). </w:t>
            </w:r>
            <w:r>
              <w:rPr>
                <w:color w:val="333333"/>
                <w:sz w:val="20"/>
              </w:rPr>
              <w:t>Logs extendidos.</w:t>
            </w:r>
          </w:p>
        </w:tc>
      </w:tr>
      <w:tr w:rsidRPr="00C16AD2" w:rsidR="00744E14" w14:paraId="07CE2E01"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70AA2EBD" w14:textId="77777777">
            <w:pPr>
              <w:rPr>
                <w:lang w:val="es-ES"/>
              </w:rPr>
            </w:pPr>
            <w:r w:rsidRPr="007B7D81">
              <w:rPr>
                <w:color w:val="333333"/>
                <w:sz w:val="20"/>
                <w:lang w:val="es-ES"/>
              </w:rPr>
              <w:t>Proveedor embedding fuera de UE con dato EU-only</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4BD00EA2" w14:textId="77777777">
            <w:pPr>
              <w:rPr>
                <w:lang w:val="es-ES"/>
              </w:rPr>
            </w:pPr>
            <w:r w:rsidRPr="007B7D81">
              <w:rPr>
                <w:color w:val="333333"/>
                <w:sz w:val="20"/>
                <w:lang w:val="es-ES"/>
              </w:rPr>
              <w:t>Cambiar ruta o anonimizar. No indexar hasta OK de Compliance.</w:t>
            </w:r>
          </w:p>
        </w:tc>
      </w:tr>
      <w:tr w:rsidR="00744E14" w14:paraId="793D3D88"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0BC784FA" w14:textId="77777777">
            <w:pPr>
              <w:rPr>
                <w:lang w:val="es-ES"/>
              </w:rPr>
            </w:pPr>
            <w:r w:rsidRPr="007B7D81">
              <w:rPr>
                <w:color w:val="333333"/>
                <w:sz w:val="20"/>
                <w:lang w:val="es-ES"/>
              </w:rPr>
              <w:t>Retrieval devuelve chunk de otro tenant</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00452F89" w14:textId="77777777">
            <w:r w:rsidRPr="007B7D81">
              <w:rPr>
                <w:color w:val="333333"/>
                <w:sz w:val="20"/>
                <w:lang w:val="es-ES"/>
              </w:rPr>
              <w:t xml:space="preserve">Parar despliegue. Corregir filtros AuthZ. </w:t>
            </w:r>
            <w:r>
              <w:rPr>
                <w:color w:val="333333"/>
                <w:sz w:val="20"/>
              </w:rPr>
              <w:t>Auditar logs.</w:t>
            </w:r>
          </w:p>
        </w:tc>
      </w:tr>
      <w:tr w:rsidRPr="00C16AD2" w:rsidR="00744E14" w14:paraId="2E1EE4A8"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3D6E9566" w14:textId="77777777">
            <w:pPr>
              <w:rPr>
                <w:lang w:val="es-ES"/>
              </w:rPr>
            </w:pPr>
            <w:r w:rsidRPr="007B7D81">
              <w:rPr>
                <w:color w:val="333333"/>
                <w:sz w:val="20"/>
                <w:lang w:val="es-ES"/>
              </w:rPr>
              <w:t>Sospecha de documento envenenado en índice</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5666502E" w14:textId="77777777">
            <w:pPr>
              <w:rPr>
                <w:lang w:val="es-ES"/>
              </w:rPr>
            </w:pPr>
            <w:r w:rsidRPr="007B7D81">
              <w:rPr>
                <w:color w:val="333333"/>
                <w:sz w:val="20"/>
                <w:lang w:val="es-ES"/>
              </w:rPr>
              <w:t>Cuarentena fuente. Borrar chunks. Re-ingesta solo con owner.</w:t>
            </w:r>
          </w:p>
        </w:tc>
      </w:tr>
      <w:tr w:rsidRPr="00C16AD2" w:rsidR="00744E14" w14:paraId="754CD82B"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7236C2BE" w14:textId="77777777">
            <w:r>
              <w:rPr>
                <w:color w:val="333333"/>
                <w:sz w:val="20"/>
              </w:rPr>
              <w:t>Uso para entrenamiento solicitado</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39D9D854" w14:textId="77777777">
            <w:pPr>
              <w:rPr>
                <w:lang w:val="es-ES"/>
              </w:rPr>
            </w:pPr>
            <w:r w:rsidRPr="007B7D81">
              <w:rPr>
                <w:color w:val="333333"/>
                <w:sz w:val="20"/>
                <w:lang w:val="es-ES"/>
              </w:rPr>
              <w:t>Por defecto NO. Si excepción: corpus anonimizado + acta Compliance.</w:t>
            </w:r>
          </w:p>
        </w:tc>
      </w:tr>
    </w:tbl>
    <w:p w:rsidRPr="007B7D81" w:rsidR="00744E14" w:rsidRDefault="00744E14" w14:paraId="200DD8AB" w14:textId="77777777">
      <w:pPr>
        <w:rPr>
          <w:lang w:val="es-ES"/>
        </w:rPr>
      </w:pPr>
    </w:p>
    <w:p w:rsidR="00744E14" w:rsidRDefault="00507081" w14:paraId="4E3DD317" w14:textId="77777777">
      <w:pPr>
        <w:spacing w:before="200" w:after="80"/>
      </w:pPr>
      <w:r>
        <w:rPr>
          <w:b/>
          <w:color w:val="009BD9"/>
          <w:sz w:val="24"/>
        </w:rPr>
        <w:t>A5. Governance y calidad</w:t>
      </w:r>
    </w:p>
    <w:tbl>
      <w:tblPr>
        <w:tblStyle w:val="TableGrid"/>
        <w:tblW w:w="0" w:type="auto"/>
        <w:tblLook w:val="04A0" w:firstRow="1" w:lastRow="0" w:firstColumn="1" w:lastColumn="0" w:noHBand="0" w:noVBand="1"/>
      </w:tblPr>
      <w:tblGrid>
        <w:gridCol w:w="4389"/>
        <w:gridCol w:w="4389"/>
      </w:tblGrid>
      <w:tr w:rsidR="00744E14" w14:paraId="695C11DD"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34D7F153" w14:textId="77777777">
            <w:pPr>
              <w:jc w:val="center"/>
            </w:pPr>
            <w:r>
              <w:rPr>
                <w:b/>
                <w:color w:val="FFFFFF"/>
                <w:sz w:val="20"/>
              </w:rPr>
              <w:t>Si (condición)</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5B51BA11" w14:textId="77777777">
            <w:pPr>
              <w:jc w:val="center"/>
            </w:pPr>
            <w:r>
              <w:rPr>
                <w:b/>
                <w:color w:val="FFFFFF"/>
                <w:sz w:val="20"/>
              </w:rPr>
              <w:t>Entonces (decisión)</w:t>
            </w:r>
          </w:p>
        </w:tc>
      </w:tr>
      <w:tr w:rsidR="00744E14" w14:paraId="4BE049A2"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0C263683" w14:textId="77777777">
            <w:r>
              <w:rPr>
                <w:color w:val="333333"/>
                <w:sz w:val="20"/>
              </w:rPr>
              <w:t>Dato sin owner</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105F04B" w14:textId="77777777">
            <w:r>
              <w:rPr>
                <w:color w:val="333333"/>
                <w:sz w:val="20"/>
              </w:rPr>
              <w:t>No ingesta.</w:t>
            </w:r>
          </w:p>
        </w:tc>
      </w:tr>
      <w:tr w:rsidRPr="00C16AD2" w:rsidR="00744E14" w14:paraId="185C7600"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7675A444" w14:textId="77777777">
            <w:pPr>
              <w:rPr>
                <w:lang w:val="es-ES"/>
              </w:rPr>
            </w:pPr>
            <w:r w:rsidRPr="007B7D81">
              <w:rPr>
                <w:color w:val="333333"/>
                <w:sz w:val="20"/>
                <w:lang w:val="es-ES"/>
              </w:rPr>
              <w:t>Nulos o duplicados altos en API</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1A2BAB6F" w14:textId="77777777">
            <w:pPr>
              <w:rPr>
                <w:lang w:val="es-ES"/>
              </w:rPr>
            </w:pPr>
            <w:r w:rsidRPr="007B7D81">
              <w:rPr>
                <w:color w:val="333333"/>
                <w:sz w:val="20"/>
                <w:lang w:val="es-ES"/>
              </w:rPr>
              <w:t>No publicar tool. Corregir origen.</w:t>
            </w:r>
          </w:p>
        </w:tc>
      </w:tr>
      <w:tr w:rsidRPr="00C16AD2" w:rsidR="00744E14" w14:paraId="20F7AEDA"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2E27AC14" w14:textId="77777777">
            <w:pPr>
              <w:rPr>
                <w:lang w:val="es-ES"/>
              </w:rPr>
            </w:pPr>
            <w:r w:rsidRPr="007B7D81">
              <w:rPr>
                <w:color w:val="333333"/>
                <w:sz w:val="20"/>
                <w:lang w:val="es-ES"/>
              </w:rPr>
              <w:t>Recall@5 bajo en golden set</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43013915" w14:textId="77777777">
            <w:pPr>
              <w:rPr>
                <w:lang w:val="es-ES"/>
              </w:rPr>
            </w:pPr>
            <w:r w:rsidRPr="007B7D81">
              <w:rPr>
                <w:color w:val="333333"/>
                <w:sz w:val="20"/>
                <w:lang w:val="es-ES"/>
              </w:rPr>
              <w:t>No handoff a Capa 2. Revisar chunking o retrieval.</w:t>
            </w:r>
          </w:p>
        </w:tc>
      </w:tr>
      <w:tr w:rsidR="00744E14" w14:paraId="678E02BC"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58FB9AF7" w14:textId="77777777">
            <w:r>
              <w:rPr>
                <w:color w:val="333333"/>
                <w:sz w:val="20"/>
              </w:rPr>
              <w:t>Chunk integrity &lt; 100 % en contrato</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774D14B" w14:textId="77777777">
            <w:r>
              <w:rPr>
                <w:color w:val="333333"/>
                <w:sz w:val="20"/>
              </w:rPr>
              <w:t>Volver a OCR/chunking. No publicar.</w:t>
            </w:r>
          </w:p>
        </w:tc>
      </w:tr>
      <w:tr w:rsidR="00744E14" w14:paraId="79E8DC60"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4E0BD3FE" w14:textId="77777777">
            <w:pPr>
              <w:rPr>
                <w:lang w:val="es-ES"/>
              </w:rPr>
            </w:pPr>
            <w:r w:rsidRPr="007B7D81">
              <w:rPr>
                <w:color w:val="333333"/>
                <w:sz w:val="20"/>
                <w:lang w:val="es-ES"/>
              </w:rPr>
              <w:t>Discrepancia API vs documento en caso mixto</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6D08E1E" w14:textId="77777777">
            <w:r w:rsidRPr="007B7D81">
              <w:rPr>
                <w:color w:val="333333"/>
                <w:sz w:val="20"/>
                <w:lang w:val="es-ES"/>
              </w:rPr>
              <w:t xml:space="preserve">Precedencia: cifra = tool. Texto = RAG. </w:t>
            </w:r>
            <w:r>
              <w:rPr>
                <w:color w:val="333333"/>
                <w:sz w:val="20"/>
              </w:rPr>
              <w:t>Escalar si conflicto.</w:t>
            </w:r>
          </w:p>
        </w:tc>
      </w:tr>
      <w:tr w:rsidR="00744E14" w14:paraId="2BFEAB90"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755B5A04" w14:textId="77777777">
            <w:pPr>
              <w:rPr>
                <w:lang w:val="es-ES"/>
              </w:rPr>
            </w:pPr>
            <w:r w:rsidRPr="007B7D81">
              <w:rPr>
                <w:color w:val="333333"/>
                <w:sz w:val="20"/>
                <w:lang w:val="es-ES"/>
              </w:rPr>
              <w:t>Cambio de documento sin re-ingesta</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4C993121" w14:textId="77777777">
            <w:r w:rsidRPr="007B7D81">
              <w:rPr>
                <w:color w:val="333333"/>
                <w:sz w:val="20"/>
                <w:lang w:val="es-ES"/>
              </w:rPr>
              <w:t xml:space="preserve">Invalidar chunks con vigencia_hasta. </w:t>
            </w:r>
            <w:r>
              <w:rPr>
                <w:color w:val="333333"/>
                <w:sz w:val="20"/>
              </w:rPr>
              <w:t>Lanzar pipeline offline.</w:t>
            </w:r>
          </w:p>
        </w:tc>
      </w:tr>
      <w:tr w:rsidRPr="00C16AD2" w:rsidR="00744E14" w14:paraId="38CE2A6F"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64086E5B" w14:textId="77777777">
            <w:r>
              <w:rPr>
                <w:color w:val="333333"/>
                <w:sz w:val="20"/>
              </w:rPr>
              <w:t>Calidad sin umbral definido</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327E77FE" w14:textId="77777777">
            <w:pPr>
              <w:rPr>
                <w:lang w:val="es-ES"/>
              </w:rPr>
            </w:pPr>
            <w:r w:rsidRPr="007B7D81">
              <w:rPr>
                <w:color w:val="333333"/>
                <w:sz w:val="20"/>
                <w:lang w:val="es-ES"/>
              </w:rPr>
              <w:t>Definir SLA antes de ir a prod. Sin umbral no hay criterio de fallo.</w:t>
            </w:r>
          </w:p>
        </w:tc>
      </w:tr>
    </w:tbl>
    <w:p w:rsidRPr="007B7D81" w:rsidR="00744E14" w:rsidRDefault="00744E14" w14:paraId="583EB206" w14:textId="77777777">
      <w:pPr>
        <w:rPr>
          <w:lang w:val="es-ES"/>
        </w:rPr>
      </w:pPr>
    </w:p>
    <w:p w:rsidR="00744E14" w:rsidRDefault="00507081" w14:paraId="784077E1" w14:textId="77777777">
      <w:pPr>
        <w:spacing w:before="200" w:after="80"/>
      </w:pPr>
      <w:r>
        <w:rPr>
          <w:b/>
          <w:color w:val="009BD9"/>
          <w:sz w:val="24"/>
        </w:rPr>
        <w:t>A6. Modos degradados</w:t>
      </w:r>
    </w:p>
    <w:tbl>
      <w:tblPr>
        <w:tblStyle w:val="TableGrid"/>
        <w:tblW w:w="0" w:type="auto"/>
        <w:tblLook w:val="04A0" w:firstRow="1" w:lastRow="0" w:firstColumn="1" w:lastColumn="0" w:noHBand="0" w:noVBand="1"/>
      </w:tblPr>
      <w:tblGrid>
        <w:gridCol w:w="4388"/>
        <w:gridCol w:w="4390"/>
      </w:tblGrid>
      <w:tr w:rsidR="00744E14" w14:paraId="028B0B16" w14:textId="77777777">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5C43DB90" w14:textId="77777777">
            <w:pPr>
              <w:jc w:val="center"/>
            </w:pPr>
            <w:r>
              <w:rPr>
                <w:b/>
                <w:color w:val="FFFFFF"/>
                <w:sz w:val="20"/>
              </w:rPr>
              <w:t>Si (fallo)</w:t>
            </w:r>
          </w:p>
        </w:tc>
        <w:tc>
          <w:tcPr>
            <w:tcW w:w="4394" w:type="dxa"/>
            <w:tcBorders>
              <w:top w:val="single" w:color="FFFFFF" w:sz="4" w:space="0"/>
              <w:left w:val="single" w:color="FFFFFF" w:sz="4" w:space="0"/>
              <w:bottom w:val="single" w:color="FFFFFF" w:sz="4" w:space="0"/>
              <w:right w:val="single" w:color="FFFFFF" w:sz="4" w:space="0"/>
            </w:tcBorders>
            <w:shd w:val="clear" w:color="auto" w:fill="004B8D"/>
          </w:tcPr>
          <w:p w:rsidR="00744E14" w:rsidRDefault="00507081" w14:paraId="324B01A6" w14:textId="77777777">
            <w:pPr>
              <w:jc w:val="center"/>
            </w:pPr>
            <w:r>
              <w:rPr>
                <w:b/>
                <w:color w:val="FFFFFF"/>
                <w:sz w:val="20"/>
              </w:rPr>
              <w:t>Entonces (comportamiento)</w:t>
            </w:r>
          </w:p>
        </w:tc>
      </w:tr>
      <w:tr w:rsidRPr="00C16AD2" w:rsidR="00744E14" w14:paraId="497A3DAE"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2B34ECF0" w14:textId="77777777">
            <w:pPr>
              <w:rPr>
                <w:lang w:val="es-ES"/>
              </w:rPr>
            </w:pPr>
            <w:r w:rsidRPr="007B7D81">
              <w:rPr>
                <w:color w:val="333333"/>
                <w:sz w:val="20"/>
                <w:lang w:val="es-ES"/>
              </w:rPr>
              <w:t>OCR falla en 1–5 % de páginas</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28727188" w14:textId="77777777">
            <w:pPr>
              <w:rPr>
                <w:lang w:val="es-ES"/>
              </w:rPr>
            </w:pPr>
            <w:r>
              <w:rPr>
                <w:color w:val="333333"/>
                <w:sz w:val="20"/>
              </w:rPr>
              <w:t xml:space="preserve">Marcar chunks con low_confidence. </w:t>
            </w:r>
            <w:r w:rsidRPr="007B7D81">
              <w:rPr>
                <w:color w:val="333333"/>
                <w:sz w:val="20"/>
                <w:lang w:val="es-ES"/>
              </w:rPr>
              <w:t>Agente puede usarlos con advertencia.</w:t>
            </w:r>
          </w:p>
        </w:tc>
      </w:tr>
      <w:tr w:rsidRPr="00C16AD2" w:rsidR="00744E14" w14:paraId="7CE6B03D"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719D1CCA" w14:textId="77777777">
            <w:pPr>
              <w:rPr>
                <w:lang w:val="es-ES"/>
              </w:rPr>
            </w:pPr>
            <w:r w:rsidRPr="007B7D81">
              <w:rPr>
                <w:color w:val="333333"/>
                <w:sz w:val="20"/>
                <w:lang w:val="es-ES"/>
              </w:rPr>
              <w:t>OCR falla en &gt; 20 % de páginas</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336676C2" w14:textId="77777777">
            <w:pPr>
              <w:rPr>
                <w:lang w:val="es-ES"/>
              </w:rPr>
            </w:pPr>
            <w:r w:rsidRPr="007B7D81">
              <w:rPr>
                <w:color w:val="333333"/>
                <w:sz w:val="20"/>
                <w:lang w:val="es-ES"/>
              </w:rPr>
              <w:t>No publicar índice. Usar versión anterior.</w:t>
            </w:r>
          </w:p>
        </w:tc>
      </w:tr>
      <w:tr w:rsidRPr="00C16AD2" w:rsidR="00744E14" w14:paraId="25CA305D"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00744E14" w:rsidRDefault="00507081" w14:paraId="3904041B" w14:textId="77777777">
            <w:r>
              <w:rPr>
                <w:color w:val="333333"/>
                <w:sz w:val="20"/>
              </w:rPr>
              <w:t>Retrieval sin resultado relevante</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6A1E41AB" w14:textId="77777777">
            <w:pPr>
              <w:rPr>
                <w:lang w:val="es-ES"/>
              </w:rPr>
            </w:pPr>
            <w:r w:rsidRPr="007B7D81">
              <w:rPr>
                <w:color w:val="333333"/>
                <w:sz w:val="20"/>
                <w:lang w:val="es-ES"/>
              </w:rPr>
              <w:t>Agente se abstiene. Sugerir contactar soporte.</w:t>
            </w:r>
          </w:p>
        </w:tc>
      </w:tr>
      <w:tr w:rsidR="00744E14" w14:paraId="47E01324"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58AE2132" w14:textId="77777777">
            <w:r>
              <w:rPr>
                <w:color w:val="333333"/>
                <w:sz w:val="20"/>
              </w:rPr>
              <w:t>Reranker no disponible</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2B3C6AF5" w14:textId="77777777">
            <w:r w:rsidRPr="007B7D81">
              <w:rPr>
                <w:color w:val="333333"/>
                <w:sz w:val="20"/>
                <w:lang w:val="es-ES"/>
              </w:rPr>
              <w:t xml:space="preserve">Usar top-K vectorial. Loguear degradación. </w:t>
            </w:r>
            <w:r>
              <w:rPr>
                <w:color w:val="333333"/>
                <w:sz w:val="20"/>
              </w:rPr>
              <w:t>Sin bloqueo.</w:t>
            </w:r>
          </w:p>
        </w:tc>
      </w:tr>
      <w:tr w:rsidRPr="00C16AD2" w:rsidR="00744E14" w14:paraId="017F9AB6" w14:textId="77777777">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7A4B399F" w14:textId="77777777">
            <w:pPr>
              <w:rPr>
                <w:lang w:val="es-ES"/>
              </w:rPr>
            </w:pPr>
            <w:r w:rsidRPr="007B7D81">
              <w:rPr>
                <w:color w:val="333333"/>
                <w:sz w:val="20"/>
                <w:lang w:val="es-ES"/>
              </w:rPr>
              <w:t>Feature store fuera de servicio</w:t>
            </w:r>
          </w:p>
        </w:tc>
        <w:tc>
          <w:tcPr>
            <w:tcW w:w="4394" w:type="dxa"/>
            <w:tcBorders>
              <w:top w:val="single" w:color="004B8D" w:sz="4" w:space="0"/>
              <w:left w:val="single" w:color="004B8D" w:sz="4" w:space="0"/>
              <w:bottom w:val="single" w:color="004B8D" w:sz="4" w:space="0"/>
              <w:right w:val="single" w:color="004B8D" w:sz="4" w:space="0"/>
            </w:tcBorders>
            <w:shd w:val="clear" w:color="auto" w:fill="F5F9FE"/>
          </w:tcPr>
          <w:p w:rsidRPr="007B7D81" w:rsidR="00744E14" w:rsidRDefault="00507081" w14:paraId="32EE7808" w14:textId="77777777">
            <w:pPr>
              <w:rPr>
                <w:lang w:val="es-ES"/>
              </w:rPr>
            </w:pPr>
            <w:r w:rsidRPr="007B7D81">
              <w:rPr>
                <w:color w:val="333333"/>
                <w:sz w:val="20"/>
                <w:lang w:val="es-ES"/>
              </w:rPr>
              <w:t>Tool devuelve error estructurado. Agente lo comunica.</w:t>
            </w:r>
          </w:p>
        </w:tc>
      </w:tr>
      <w:tr w:rsidRPr="00C16AD2" w:rsidR="00744E14" w14:paraId="19DBBBAA" w14:textId="77777777">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00744E14" w:rsidRDefault="00507081" w14:paraId="175ED664" w14:textId="77777777">
            <w:r>
              <w:rPr>
                <w:color w:val="333333"/>
                <w:sz w:val="20"/>
              </w:rPr>
              <w:t>Índice en rebuilding</w:t>
            </w:r>
          </w:p>
        </w:tc>
        <w:tc>
          <w:tcPr>
            <w:tcW w:w="4394" w:type="dxa"/>
            <w:tcBorders>
              <w:top w:val="single" w:color="004B8D" w:sz="4" w:space="0"/>
              <w:left w:val="single" w:color="004B8D" w:sz="4" w:space="0"/>
              <w:bottom w:val="single" w:color="004B8D" w:sz="4" w:space="0"/>
              <w:right w:val="single" w:color="004B8D" w:sz="4" w:space="0"/>
            </w:tcBorders>
            <w:shd w:val="clear" w:color="auto" w:fill="EBF3FB"/>
          </w:tcPr>
          <w:p w:rsidRPr="007B7D81" w:rsidR="00744E14" w:rsidRDefault="00507081" w14:paraId="2C537C7E" w14:textId="77777777">
            <w:pPr>
              <w:rPr>
                <w:lang w:val="es-ES"/>
              </w:rPr>
            </w:pPr>
            <w:r w:rsidRPr="007B7D81">
              <w:rPr>
                <w:color w:val="333333"/>
                <w:sz w:val="20"/>
                <w:lang w:val="es-ES"/>
              </w:rPr>
              <w:t>Servir desde vN-1 hasta que vN+1 esté listo.</w:t>
            </w:r>
          </w:p>
        </w:tc>
      </w:tr>
    </w:tbl>
    <w:p w:rsidRPr="007B7D81" w:rsidR="00744E14" w:rsidRDefault="00744E14" w14:paraId="1DBB2856" w14:textId="77777777">
      <w:pPr>
        <w:rPr>
          <w:lang w:val="es-ES"/>
        </w:rPr>
      </w:pPr>
    </w:p>
    <w:p w:rsidRPr="007B7D81" w:rsidR="00744E14" w:rsidRDefault="00507081" w14:paraId="30073695" w14:textId="77777777">
      <w:pPr>
        <w:spacing w:after="120" w:line="280" w:lineRule="exact"/>
        <w:rPr>
          <w:lang w:val="es-ES"/>
        </w:rPr>
      </w:pPr>
      <w:r w:rsidRPr="007B7D81">
        <w:rPr>
          <w:color w:val="333333"/>
          <w:lang w:val="es-ES"/>
        </w:rPr>
        <w:t>*Versión 2.1 — Práctica | Mayo 2026 | Cambios v2.1: 6 reglas de oro, Legacy Bridge, Agent Contract, métricas prod, costes con fuentes, OCR PASS/HITL/BLOCK, CDC content_hash.*</w:t>
      </w:r>
    </w:p>
    <w:sectPr w:rsidRPr="007B7D81" w:rsidR="00744E14" w:rsidSect="00034616">
      <w:pgSz w:w="11906" w:h="16838" w:orient="portrait"/>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G" w:author="Juan Luis Garcia" w:date="2026-06-25T12:05:00Z" w:id="4">
    <w:p w:rsidR="00026E4D" w:rsidRDefault="00026E4D" w14:paraId="3EB7687C" w14:textId="79E3EA04">
      <w:pPr>
        <w:pStyle w:val="CommentText"/>
      </w:pPr>
      <w:r>
        <w:rPr>
          <w:rStyle w:val="CommentReference"/>
        </w:rPr>
        <w:annotationRef/>
      </w:r>
      <w:r w:rsidRPr="74D9358F">
        <w:t>Respaldo de los datos?</w:t>
      </w:r>
    </w:p>
  </w:comment>
  <w:comment w:initials="AV" w:author="Antonio Vaquerizo" w:date="2026-06-01T12:40:00Z" w:id="14">
    <w:p w:rsidR="007D5A1D" w:rsidP="007D5A1D" w:rsidRDefault="007D5A1D" w14:paraId="689ADA64" w14:textId="77777777">
      <w:pPr>
        <w:pStyle w:val="CommentText"/>
      </w:pPr>
      <w:r>
        <w:rPr>
          <w:rStyle w:val="CommentReference"/>
        </w:rPr>
        <w:annotationRef/>
      </w:r>
      <w:r>
        <w:t xml:space="preserve">Se me hace raro que no metieras la parte de derecho al olvido. Ademas no estoy seguro del enfoque sobre el nivel de bajar con lo que pones al final queda muy abierto </w:t>
      </w:r>
    </w:p>
  </w:comment>
  <w:comment w:initials="IP" w:author="Ivor Padilla" w:date="2026-05-31T17:19:00Z" w:id="30">
    <w:p w:rsidR="00C524D0" w:rsidRDefault="00C23D8D" w14:paraId="04C69613" w14:textId="12D6E210">
      <w:r>
        <w:annotationRef/>
      </w:r>
      <w:r w:rsidRPr="45B71585">
        <w:t>Como refuerzo, se recomienda hacer explícito que la trazabilidad debe conservar la versión del documento, el identificador del fragmento recuperado, la versión del índice/embedding cuando aplique, la versión del prompt/modelo utilizado y los filtros de permisos aplicados durante la recuperación.</w:t>
      </w:r>
    </w:p>
  </w:comment>
  <w:comment w:initials="JG" w:author="Juan Luis Garcia" w:date="2026-06-25T12:41:00Z" w:id="31">
    <w:p w:rsidR="002A37C3" w:rsidRDefault="002A37C3" w14:paraId="0DC7C67D" w14:textId="790B45A8">
      <w:pPr>
        <w:pStyle w:val="CommentText"/>
      </w:pPr>
      <w:r>
        <w:rPr>
          <w:rStyle w:val="CommentReference"/>
        </w:rPr>
        <w:annotationRef/>
      </w:r>
      <w:r w:rsidRPr="0A743D15">
        <w:t>se debe guardar el contenido original de cada versión del documento y fragmento...</w:t>
      </w:r>
    </w:p>
  </w:comment>
  <w:comment w:initials="IP" w:author="Ivor Padilla" w:date="2026-05-31T18:12:00Z" w:id="36">
    <w:p w:rsidR="00C524D0" w:rsidRDefault="00C23D8D" w14:paraId="250B5828" w14:textId="412E4869">
      <w:r>
        <w:annotationRef/>
      </w:r>
      <w:r w:rsidRPr="04ACB87B">
        <w:t>yo eliminaría "logico duro"</w:t>
      </w:r>
    </w:p>
  </w:comment>
  <w:comment w:initials="PB" w:author="Pablo Beldarrain" w:date="2026-06-15T08:28:00Z" w:id="40">
    <w:p w:rsidR="00996559" w:rsidP="00996559" w:rsidRDefault="00996559" w14:paraId="58444974" w14:textId="77777777">
      <w:r>
        <w:rPr>
          <w:rStyle w:val="CommentReference"/>
        </w:rPr>
        <w:annotationRef/>
      </w:r>
      <w:r>
        <w:rPr>
          <w:sz w:val="20"/>
          <w:szCs w:val="20"/>
        </w:rPr>
        <w:t xml:space="preserve">SEpararia (i) BBDD estrucutradas informacional con hisotirco (ii) BBDD estrucutradas con dato en tiempo real (iii) acceso a sistemas via API </w:t>
      </w:r>
    </w:p>
  </w:comment>
  <w:comment w:initials="PB" w:author="Pablo Beldarrain" w:date="2026-06-15T08:27:00Z" w:id="41">
    <w:p w:rsidR="00996559" w:rsidP="00996559" w:rsidRDefault="00996559" w14:paraId="4D03EC68" w14:textId="77777777">
      <w:r>
        <w:rPr>
          <w:rStyle w:val="CommentReference"/>
        </w:rPr>
        <w:annotationRef/>
      </w:r>
      <w:r>
        <w:rPr>
          <w:sz w:val="20"/>
          <w:szCs w:val="20"/>
        </w:rPr>
        <w:t>¡las arquitecturas tecnicas de sistemas?</w:t>
      </w:r>
    </w:p>
  </w:comment>
  <w:comment w:initials="JG" w:author="Juan Luis Garcia" w:date="2026-06-25T12:46:00Z" w:id="43">
    <w:p w:rsidR="002A37C3" w:rsidRDefault="002A37C3" w14:paraId="4A91F97C" w14:textId="5689C79A">
      <w:pPr>
        <w:pStyle w:val="CommentText"/>
      </w:pPr>
      <w:r>
        <w:rPr>
          <w:rStyle w:val="CommentReference"/>
        </w:rPr>
        <w:annotationRef/>
      </w:r>
      <w:r w:rsidRPr="1D63C27C">
        <w:t>acá no deberíamos considerar imágenes? audio? video?</w:t>
      </w:r>
    </w:p>
  </w:comment>
  <w:comment w:initials="PB" w:author="Pablo Beldarrain" w:date="2026-06-15T08:30:00Z" w:id="47">
    <w:p w:rsidR="00F243E1" w:rsidP="00F243E1" w:rsidRDefault="00F243E1" w14:paraId="62EE3748" w14:textId="77777777">
      <w:r>
        <w:rPr>
          <w:rStyle w:val="CommentReference"/>
        </w:rPr>
        <w:annotationRef/>
      </w:r>
      <w:r>
        <w:rPr>
          <w:sz w:val="20"/>
          <w:szCs w:val="20"/>
        </w:rPr>
        <w:t>Definir las consideracioens concretas a realizar el desarrolaldor</w:t>
      </w:r>
    </w:p>
  </w:comment>
  <w:comment w:initials="IP" w:author="Ivor Padilla" w:date="2026-05-31T18:50:00Z" w:id="55">
    <w:p w:rsidR="00C524D0" w:rsidRDefault="00C23D8D" w14:paraId="0953F5FB" w14:textId="484B99B5">
      <w:r>
        <w:annotationRef/>
      </w:r>
      <w:r w:rsidRPr="2D6FE47E">
        <w:t>Sería recomendable utilizar una terminología consistente para referirnos a la entidad "empresa". Actualmente, en el documento se emplean distintos términos, como "la organización" y "las empresas".</w:t>
      </w:r>
    </w:p>
  </w:comment>
  <w:comment w:initials="AV" w:author="Antonio Vaquerizo" w:date="2026-05-27T09:00:00Z" w:id="56">
    <w:p w:rsidR="00096A0D" w:rsidP="00096A0D" w:rsidRDefault="00096A0D" w14:paraId="40D53C3D" w14:textId="77777777">
      <w:pPr>
        <w:pStyle w:val="CommentText"/>
      </w:pPr>
      <w:r>
        <w:rPr>
          <w:rStyle w:val="CommentReference"/>
        </w:rPr>
        <w:annotationRef/>
      </w:r>
      <w:r>
        <w:t>Marcar diferentes niveles de agrupacion etc (skills), por otro lado destacar el acceso a bbdd via sql etc talk to your data</w:t>
      </w:r>
    </w:p>
  </w:comment>
  <w:comment w:initials="IP" w:author="Ivor Padilla" w:date="2026-06-01T13:02:00Z" w:id="59">
    <w:p w:rsidR="00A9352E" w:rsidRDefault="00C94F1F" w14:paraId="126307E9" w14:textId="364B0E49">
      <w:pPr>
        <w:pStyle w:val="CommentText"/>
      </w:pPr>
      <w:r>
        <w:rPr>
          <w:rStyle w:val="CommentReference"/>
        </w:rPr>
        <w:annotationRef/>
      </w:r>
      <w:r w:rsidR="00A9352E">
        <w:fldChar w:fldCharType="begin"/>
      </w:r>
      <w:r w:rsidR="00A9352E">
        <w:instrText xml:space="preserve"> HYPERLINK "mailto:antonio_vaquerizo@epamneoris.com"</w:instrText>
      </w:r>
      <w:bookmarkStart w:name="_@_62FED918328A4BF0AA044A0FD42F8BA1Z" w:id="60"/>
      <w:r w:rsidR="00A9352E">
        <w:fldChar w:fldCharType="separate"/>
      </w:r>
      <w:bookmarkEnd w:id="60"/>
      <w:r w:rsidRPr="17E6116D" w:rsidR="00A9352E">
        <w:rPr>
          <w:noProof/>
        </w:rPr>
        <w:t>@Antonio Vaquerizo</w:t>
      </w:r>
      <w:r w:rsidR="00A9352E">
        <w:fldChar w:fldCharType="end"/>
      </w:r>
      <w:r w:rsidRPr="7D16B6C4" w:rsidR="00A9352E">
        <w:t xml:space="preserve"> Creo que sería conveniente describir las responsabilidades de gobernanza en vez de roles específicos ¿no crees?</w:t>
      </w:r>
    </w:p>
    <w:p w:rsidR="00A9352E" w:rsidRDefault="00A9352E" w14:paraId="417CE22C" w14:textId="45DB33CB">
      <w:pPr>
        <w:pStyle w:val="CommentText"/>
      </w:pPr>
    </w:p>
    <w:p w:rsidR="00A9352E" w:rsidRDefault="00A9352E" w14:paraId="25CA6E92" w14:textId="43F5E6AA">
      <w:pPr>
        <w:pStyle w:val="CommentText"/>
      </w:pPr>
      <w:r w:rsidRPr="1BB6968A">
        <w:t>Son 5 áreas:</w:t>
      </w:r>
    </w:p>
    <w:p w:rsidR="00A9352E" w:rsidRDefault="00A9352E" w14:paraId="5791B2B0" w14:textId="4D7D98D6">
      <w:pPr>
        <w:pStyle w:val="CommentText"/>
      </w:pPr>
    </w:p>
    <w:p w:rsidR="00A9352E" w:rsidRDefault="00A9352E" w14:paraId="2EDD2E8A" w14:textId="1C8C169F">
      <w:pPr>
        <w:pStyle w:val="CommentText"/>
      </w:pPr>
      <w:r w:rsidRPr="0E03909E">
        <w:t>1. Data and knowledge ownership</w:t>
      </w:r>
    </w:p>
    <w:p w:rsidR="00A9352E" w:rsidRDefault="00A9352E" w14:paraId="52446FD5" w14:textId="436FD303">
      <w:pPr>
        <w:pStyle w:val="CommentText"/>
      </w:pPr>
      <w:r w:rsidRPr="79EFF89C">
        <w:t>2. Policy management</w:t>
      </w:r>
    </w:p>
    <w:p w:rsidR="00A9352E" w:rsidRDefault="00A9352E" w14:paraId="0F37DC76" w14:textId="63DB1AA4">
      <w:pPr>
        <w:pStyle w:val="CommentText"/>
      </w:pPr>
      <w:r w:rsidRPr="6ED4C1A4">
        <w:t>3. Process governance</w:t>
      </w:r>
    </w:p>
    <w:p w:rsidR="00A9352E" w:rsidRDefault="00A9352E" w14:paraId="70973227" w14:textId="181A88E1">
      <w:pPr>
        <w:pStyle w:val="CommentText"/>
      </w:pPr>
      <w:r w:rsidRPr="3ED4B29F">
        <w:t>4. Technology governance</w:t>
      </w:r>
    </w:p>
    <w:p w:rsidR="00A9352E" w:rsidRDefault="00A9352E" w14:paraId="2D7C7AC0" w14:textId="5D87322C">
      <w:pPr>
        <w:pStyle w:val="CommentText"/>
      </w:pPr>
      <w:r w:rsidRPr="027F477A">
        <w:t>5. Measurement and reporting</w:t>
      </w:r>
    </w:p>
    <w:p w:rsidR="00A9352E" w:rsidRDefault="00A9352E" w14:paraId="21EDD3D9" w14:textId="3D079329">
      <w:pPr>
        <w:pStyle w:val="CommentText"/>
      </w:pPr>
    </w:p>
    <w:p w:rsidR="00A9352E" w:rsidRDefault="00A9352E" w14:paraId="346D8EB2" w14:textId="357E9102">
      <w:pPr>
        <w:pStyle w:val="CommentText"/>
      </w:pPr>
      <w:hyperlink w:history="1" r:id="rId1">
        <w:r w:rsidRPr="54183693">
          <w:t>Roles y responsabilidades para gobernanza de datos GenAI.docx</w:t>
        </w:r>
      </w:hyperlink>
    </w:p>
  </w:comment>
  <w:comment w:initials="JG" w:author="Juan Luis Garcia" w:date="2026-06-25T15:42:00Z" w:id="73">
    <w:p w:rsidR="00256991" w:rsidRDefault="00256991" w14:paraId="12EACCD0" w14:textId="6E93FCB7">
      <w:pPr>
        <w:pStyle w:val="CommentText"/>
      </w:pPr>
      <w:r>
        <w:rPr>
          <w:rStyle w:val="CommentReference"/>
        </w:rPr>
        <w:annotationRef/>
      </w:r>
      <w:r w:rsidRPr="3FF744DA">
        <w:t>se comentó antes valorar lo de ""duro"</w:t>
      </w:r>
    </w:p>
  </w:comment>
  <w:comment w:initials="IP" w:author="Ivor Padilla" w:date="2026-06-01T13:49:00Z" w:id="81">
    <w:p w:rsidR="00367033" w:rsidRDefault="00367033" w14:paraId="7EF63814" w14:textId="26371BB1">
      <w:pPr>
        <w:pStyle w:val="CommentText"/>
      </w:pPr>
      <w:r>
        <w:rPr>
          <w:rStyle w:val="CommentReference"/>
        </w:rPr>
        <w:annotationRef/>
      </w:r>
      <w:r w:rsidRPr="35DB500E">
        <w:t>Creo que es importante mencionar el solapamiento requerido para preservar contexto entre límites de fragmentos. También llamado 'chunk overlap'</w:t>
      </w:r>
    </w:p>
  </w:comment>
  <w:comment w:initials="JG" w:author="Juan Luis Garcia" w:date="2026-06-25T15:44:00Z" w:id="82">
    <w:p w:rsidR="00256991" w:rsidRDefault="00256991" w14:paraId="5C17C7BD" w14:textId="557ADBCB">
      <w:pPr>
        <w:pStyle w:val="CommentText"/>
      </w:pPr>
      <w:r>
        <w:rPr>
          <w:rStyle w:val="CommentReference"/>
        </w:rPr>
        <w:annotationRef/>
      </w:r>
      <w:r w:rsidRPr="65162454">
        <w:t>buen punto y dependerá del tipo de chunking aplicado. Si se aplica por secciones igual no seria necesario un overlap.</w:t>
      </w:r>
    </w:p>
  </w:comment>
  <w:comment w:initials="JG" w:author="Juan Luis Garcia" w:date="2026-06-25T15:46:00Z" w:id="92">
    <w:p w:rsidR="00256991" w:rsidRDefault="00256991" w14:paraId="3A571978" w14:textId="4BF17EAF">
      <w:pPr>
        <w:pStyle w:val="CommentText"/>
      </w:pPr>
      <w:r>
        <w:rPr>
          <w:rStyle w:val="CommentReference"/>
        </w:rPr>
        <w:annotationRef/>
      </w:r>
      <w:r w:rsidRPr="77A074B5">
        <w:t>Capa ABAC</w:t>
      </w:r>
    </w:p>
  </w:comment>
  <w:comment w:initials="ET" w:author="Erick Ramirez Torres" w:date="2026-06-04T09:58:00Z" w:id="100">
    <w:p w:rsidR="001003B1" w:rsidRDefault="001003B1" w14:paraId="5C48D36E" w14:textId="3C5F28F6">
      <w:pPr>
        <w:pStyle w:val="CommentText"/>
      </w:pPr>
      <w:r>
        <w:rPr>
          <w:rStyle w:val="CommentReference"/>
        </w:rPr>
        <w:annotationRef/>
      </w:r>
      <w:r w:rsidRPr="03C7F5BD">
        <w:t xml:space="preserve">Faltan algunas estrategias aquí. Aquí pongo el artículo más completo que he encontrado para completarlas: </w:t>
      </w:r>
      <w:hyperlink w:history="1" r:id="rId2">
        <w:r w:rsidRPr="02736ECA">
          <w:rPr>
            <w:rStyle w:val="Hyperlink"/>
          </w:rPr>
          <w:t>https://www.datacamp.com/blog/chunking-strategies?utm_cid=23552157100&amp;utm_aid=188237542530&amp;utm_campaign=230119_1-ps-other%7Edsa-tofu%7Eai_2-b2c_3-emea_4-prc_5-na_6-na_7-le_8-pdsh-go_9-nb-e_10-na_11-na&amp;utm_loc=9228401-&amp;utm_mtd=-c&amp;utm_kw=&amp;utm_source=google&amp;utm_medium=paid_search&amp;utm_content=ps-other%7Eemea-en%7Edsa%7Etofu%7Eblog%7Eartificial-intelligence&amp;gad_source=1&amp;gad_campaignid=23552157100&amp;gclid=Cj0KCQjwof_QBhCgARIsADaMzOfTV_SccfMzaYJ79OOJhab07gf7-mby7MTEe3H_th7evMI1mSJBVFsaAiU3EALw_wcB&amp;dc_referrer=https%3A%2F%2Fwww.rdocumentation.org%2F&amp;utm_term=frac_bayes_factors</w:t>
        </w:r>
      </w:hyperlink>
    </w:p>
    <w:p w:rsidR="001003B1" w:rsidRDefault="001003B1" w14:paraId="5B8BAB6E" w14:textId="79A7E8D5">
      <w:pPr>
        <w:pStyle w:val="CommentText"/>
      </w:pPr>
    </w:p>
  </w:comment>
  <w:comment w:initials="ET" w:author="Erick Ramirez Torres" w:date="1900-01-01T00:00:00Z" w:id="101">
    <w:p w:rsidR="008B4808" w:rsidRDefault="00026E4D" w14:paraId="203F551D" w14:textId="046D0AE3">
      <w:pPr>
        <w:pStyle w:val="CommentText"/>
      </w:pPr>
      <w:r>
        <w:rPr>
          <w:rStyle w:val="CommentReference"/>
        </w:rPr>
        <w:annotationRef/>
      </w:r>
      <w:r w:rsidRPr="2C97EB98">
        <w:t>Incluso creo que a ese artículo le faltan algunas. Por ejemplo, no veo la basada en documentos. Creo que la versión final nos toca hacerla combinando varias fuentes y escogiendo nuestra versión mejor de clasificación</w:t>
      </w:r>
    </w:p>
  </w:comment>
  <w:comment w:initials="ET" w:author="Erick Ramirez Torres" w:date="2026-06-02T17:31:00Z" w:id="448">
    <w:p w:rsidR="004E551D" w:rsidRDefault="004E551D" w14:paraId="30886885" w14:textId="4276E394">
      <w:pPr>
        <w:pStyle w:val="CommentText"/>
      </w:pPr>
      <w:r>
        <w:rPr>
          <w:rStyle w:val="CommentReference"/>
        </w:rPr>
        <w:annotationRef/>
      </w:r>
      <w:r w:rsidRPr="2C7A2A1B">
        <w:t>Esta sugerencia es peligrosa, en mi opinión, porque BM25 puede introducir chunks ruidosos por menciones espúreas de palabras, incluso aunque el documento contenga términos legales exactos, artículos y epígrafes numerados</w:t>
      </w:r>
    </w:p>
  </w:comment>
  <w:comment w:initials="ET" w:author="Erick Ramirez Torres" w:date="2026-06-03T08:43:00Z" w:id="449">
    <w:p w:rsidR="00764993" w:rsidRDefault="00764993" w14:paraId="095F62A5" w14:textId="047D36CF">
      <w:pPr>
        <w:pStyle w:val="CommentText"/>
      </w:pPr>
      <w:r>
        <w:rPr>
          <w:rStyle w:val="CommentReference"/>
        </w:rPr>
        <w:annotationRef/>
      </w:r>
      <w:r w:rsidRPr="088AF69E">
        <w:t>Una posible solución es simplemente poner una nota al pie del árbol, algo así como:  No ser dogmático con las soluciones y evaluar la mejor con RAGAS, DeepEval o Evidently</w:t>
      </w:r>
    </w:p>
  </w:comment>
  <w:comment xmlns:w="http://schemas.openxmlformats.org/wordprocessingml/2006/main" w:initials="JG" w:author="Juan Luis Garcia" w:date="2026-06-29T08:45:20" w:id="885462543">
    <w:p xmlns:w14="http://schemas.microsoft.com/office/word/2010/wordml" xmlns:w="http://schemas.openxmlformats.org/wordprocessingml/2006/main" w:rsidR="7F165276" w:rsidRDefault="26D2E235" w14:paraId="76D167BD" w14:textId="2A907B54">
      <w:pPr>
        <w:pStyle w:val="CommentText"/>
      </w:pPr>
      <w:r>
        <w:rPr>
          <w:rStyle w:val="CommentReference"/>
        </w:rPr>
        <w:annotationRef/>
      </w:r>
      <w:r w:rsidRPr="5E4ED2C7" w:rsidR="5AAD9C15">
        <w:t>"duro"</w:t>
      </w:r>
    </w:p>
  </w:comment>
  <w:comment xmlns:w="http://schemas.openxmlformats.org/wordprocessingml/2006/main" w:initials="JG" w:author="Juan Luis Garcia" w:date="2026-06-29T09:46:19" w:id="617360649">
    <w:p xmlns:w14="http://schemas.microsoft.com/office/word/2010/wordml" xmlns:w="http://schemas.openxmlformats.org/wordprocessingml/2006/main" w:rsidR="7762A8A5" w:rsidRDefault="30A99CC3" w14:paraId="7A2F683B" w14:textId="543BA59B">
      <w:pPr>
        <w:pStyle w:val="CommentText"/>
      </w:pPr>
      <w:r>
        <w:rPr>
          <w:rStyle w:val="CommentReference"/>
        </w:rPr>
        <w:annotationRef/>
      </w:r>
      <w:r w:rsidRPr="0535DC60" w:rsidR="4818A476">
        <w:t>por que vectorial pura, igual se puede utilizar una híbrida</w:t>
      </w:r>
    </w:p>
  </w:comment>
  <w:comment xmlns:w="http://schemas.openxmlformats.org/wordprocessingml/2006/main" w:initials="JG" w:author="Juan Luis Garcia" w:date="2026-06-29T09:53:22" w:id="1950892536">
    <w:p xmlns:w14="http://schemas.microsoft.com/office/word/2010/wordml" xmlns:w="http://schemas.openxmlformats.org/wordprocessingml/2006/main" w:rsidR="54D66512" w:rsidRDefault="2A4BFCB9" w14:paraId="01DA50B2" w14:textId="27CD7605">
      <w:pPr>
        <w:pStyle w:val="CommentText"/>
      </w:pPr>
      <w:r>
        <w:rPr>
          <w:rStyle w:val="CommentReference"/>
        </w:rPr>
        <w:annotationRef/>
      </w:r>
      <w:r w:rsidRPr="286DE9C2" w:rsidR="2E468551">
        <w:t>mantenemos "vectoriales" o dejamos distancia a modo generico?</w:t>
      </w:r>
    </w:p>
  </w:comment>
  <w:comment xmlns:w="http://schemas.openxmlformats.org/wordprocessingml/2006/main" w:initials="JG" w:author="Juan Luis Garcia" w:date="2026-06-29T09:54:52" w:id="1172196235">
    <w:p xmlns:w14="http://schemas.microsoft.com/office/word/2010/wordml" xmlns:w="http://schemas.openxmlformats.org/wordprocessingml/2006/main" w:rsidR="51361AFC" w:rsidRDefault="47F11BF2" w14:paraId="33AE6DE9" w14:textId="05F9400A">
      <w:pPr>
        <w:pStyle w:val="CommentText"/>
      </w:pPr>
      <w:r>
        <w:rPr>
          <w:rStyle w:val="CommentReference"/>
        </w:rPr>
        <w:annotationRef/>
      </w:r>
      <w:r w:rsidRPr="25C28970" w:rsidR="78EBD809">
        <w:t>por niveles?</w:t>
      </w:r>
    </w:p>
  </w:comment>
  <w:comment xmlns:w="http://schemas.openxmlformats.org/wordprocessingml/2006/main" w:initials="JG" w:author="Juan Luis Garcia" w:date="2026-06-29T10:07:34" w:id="1498987197">
    <w:p xmlns:w14="http://schemas.microsoft.com/office/word/2010/wordml" xmlns:w="http://schemas.openxmlformats.org/wordprocessingml/2006/main" w:rsidR="1E81894E" w:rsidRDefault="3BDF4EA1" w14:paraId="7F72231D" w14:textId="241E0983">
      <w:pPr>
        <w:pStyle w:val="CommentText"/>
      </w:pPr>
      <w:r>
        <w:rPr>
          <w:rStyle w:val="CommentReference"/>
        </w:rPr>
        <w:annotationRef/>
      </w:r>
      <w:r w:rsidRPr="7B591455" w:rsidR="66852A38">
        <w:t>chunk anterior? siguiente?</w:t>
      </w:r>
    </w:p>
  </w:comment>
  <w:comment xmlns:w="http://schemas.openxmlformats.org/wordprocessingml/2006/main" w:initials="JG" w:author="Juan Luis Garcia" w:date="2026-06-29T12:31:52" w:id="559670258">
    <w:p xmlns:w14="http://schemas.microsoft.com/office/word/2010/wordml" xmlns:w="http://schemas.openxmlformats.org/wordprocessingml/2006/main" w:rsidR="460FB406" w:rsidRDefault="57404E26" w14:paraId="5E2CE8C9" w14:textId="225F6B99">
      <w:pPr>
        <w:pStyle w:val="CommentText"/>
      </w:pPr>
      <w:r>
        <w:rPr>
          <w:rStyle w:val="CommentReference"/>
        </w:rPr>
        <w:annotationRef/>
      </w:r>
      <w:r w:rsidRPr="5A1EAE5D" w:rsidR="1D757845">
        <w:t>generación de keywords tambien?</w:t>
      </w:r>
    </w:p>
  </w:comment>
  <w:comment xmlns:w="http://schemas.openxmlformats.org/wordprocessingml/2006/main" w:initials="JG" w:author="Juan Luis Garcia" w:date="2026-06-29T12:34:39" w:id="485920532">
    <w:p xmlns:w14="http://schemas.microsoft.com/office/word/2010/wordml" xmlns:w="http://schemas.openxmlformats.org/wordprocessingml/2006/main" w:rsidR="0F02B34F" w:rsidRDefault="72B52BCE" w14:paraId="586E9614" w14:textId="477FE7E5">
      <w:pPr>
        <w:pStyle w:val="CommentText"/>
      </w:pPr>
      <w:r>
        <w:rPr>
          <w:rStyle w:val="CommentReference"/>
        </w:rPr>
        <w:annotationRef/>
      </w:r>
      <w:r w:rsidRPr="4EC944A7" w:rsidR="0AEBBD14">
        <w:t>muy importante</w:t>
      </w:r>
    </w:p>
  </w:comment>
</w:comments>
</file>

<file path=word/commentsExtended.xml><?xml version="1.0" encoding="utf-8"?>
<w15:commentsEx xmlns:mc="http://schemas.openxmlformats.org/markup-compatibility/2006" xmlns:w15="http://schemas.microsoft.com/office/word/2012/wordml" mc:Ignorable="w15">
  <w15:commentEx w15:done="0" w15:paraId="3EB7687C"/>
  <w15:commentEx w15:done="0" w15:paraId="689ADA64"/>
  <w15:commentEx w15:done="0" w15:paraId="04C69613"/>
  <w15:commentEx w15:done="0" w15:paraId="0DC7C67D" w15:paraIdParent="04C69613"/>
  <w15:commentEx w15:done="0" w15:paraId="250B5828"/>
  <w15:commentEx w15:done="0" w15:paraId="58444974"/>
  <w15:commentEx w15:done="0" w15:paraId="4D03EC68"/>
  <w15:commentEx w15:done="0" w15:paraId="4A91F97C"/>
  <w15:commentEx w15:done="0" w15:paraId="62EE3748"/>
  <w15:commentEx w15:done="0" w15:paraId="0953F5FB"/>
  <w15:commentEx w15:done="0" w15:paraId="40D53C3D"/>
  <w15:commentEx w15:done="0" w15:paraId="346D8EB2"/>
  <w15:commentEx w15:done="0" w15:paraId="12EACCD0"/>
  <w15:commentEx w15:done="0" w15:paraId="7EF63814"/>
  <w15:commentEx w15:done="0" w15:paraId="5C17C7BD" w15:paraIdParent="7EF63814"/>
  <w15:commentEx w15:done="0" w15:paraId="3A571978"/>
  <w15:commentEx w15:done="0" w15:paraId="5B8BAB6E"/>
  <w15:commentEx w15:done="0" w15:paraId="203F551D" w15:paraIdParent="5B8BAB6E"/>
  <w15:commentEx w15:done="0" w15:paraId="30886885"/>
  <w15:commentEx w15:done="0" w15:paraId="095F62A5" w15:paraIdParent="30886885"/>
  <w15:commentEx w15:done="0" w15:paraId="76D167BD"/>
  <w15:commentEx w15:done="0" w15:paraId="7A2F683B"/>
  <w15:commentEx w15:done="0" w15:paraId="01DA50B2"/>
  <w15:commentEx w15:done="0" w15:paraId="33AE6DE9"/>
  <w15:commentEx w15:done="0" w15:paraId="7F72231D"/>
  <w15:commentEx w15:done="0" w15:paraId="5E2CE8C9"/>
  <w15:commentEx w15:done="0" w15:paraId="586E961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32048A4" w16cex:dateUtc="2026-06-25T10:05:00Z"/>
  <w16cex:commentExtensible w16cex:durableId="24953029" w16cex:dateUtc="2026-06-01T10:40:00Z"/>
  <w16cex:commentExtensible w16cex:durableId="705495A8" w16cex:dateUtc="2026-05-31T15:19:00Z">
    <w16cex:extLst>
      <w16:ext w16:uri="{CE6994B0-6A32-4C9F-8C6B-6E91EDA988CE}">
        <cr:reactions xmlns:cr="http://schemas.microsoft.com/office/comments/2020/reactions">
          <cr:reaction reactionType="1">
            <cr:reactionInfo dateUtc="2026-06-01T10:47:05Z">
              <cr:user userId="S::antonio_vaquerizo@epamneoris.com::f39e3e7b-bbe2-4e04-b0a7-0ad6a34925c3" userProvider="AD" userName="Antonio Vaquerizo"/>
            </cr:reactionInfo>
          </cr:reaction>
        </cr:reactions>
      </w16:ext>
    </w16cex:extLst>
  </w16cex:commentExtensible>
  <w16cex:commentExtensible w16cex:durableId="2EE8472F" w16cex:dateUtc="2026-06-25T10:41:00Z"/>
  <w16cex:commentExtensible w16cex:durableId="688EBD43" w16cex:dateUtc="2026-05-31T16:12:00Z"/>
  <w16cex:commentExtensible w16cex:durableId="38F94DE2" w16cex:dateUtc="2026-06-15T06:28:00Z"/>
  <w16cex:commentExtensible w16cex:durableId="71FEE9C2" w16cex:dateUtc="2026-06-15T06:27:00Z"/>
  <w16cex:commentExtensible w16cex:durableId="631EF6E1" w16cex:dateUtc="2026-06-25T10:46:00Z"/>
  <w16cex:commentExtensible w16cex:durableId="72A1BFF5" w16cex:dateUtc="2026-06-15T06:30:00Z"/>
  <w16cex:commentExtensible w16cex:durableId="12C60AE6" w16cex:dateUtc="2026-05-31T16:50:00Z"/>
  <w16cex:commentExtensible w16cex:durableId="1299E122" w16cex:dateUtc="2026-05-27T07:00:00Z"/>
  <w16cex:commentExtensible w16cex:durableId="313EE2C9" w16cex:dateUtc="2026-06-01T11:02:00Z"/>
  <w16cex:commentExtensible w16cex:durableId="276C9495" w16cex:dateUtc="2026-06-25T13:42:00Z"/>
  <w16cex:commentExtensible w16cex:durableId="36E094D7" w16cex:dateUtc="2026-06-01T11:49:00Z"/>
  <w16cex:commentExtensible w16cex:durableId="1065A376" w16cex:dateUtc="2026-06-25T13:44:00Z"/>
  <w16cex:commentExtensible w16cex:durableId="666CCF1D" w16cex:dateUtc="2026-06-25T13:46:00Z"/>
  <w16cex:commentExtensible w16cex:durableId="0EEAD859" w16cex:dateUtc="2026-06-04T07:58:00Z"/>
  <w16cex:commentExtensible w16cex:durableId="244F7428" w16cex:dateUtc="2026-06-04T08:00:00Z"/>
  <w16cex:commentExtensible w16cex:durableId="1352E0DE" w16cex:dateUtc="2026-06-02T15:31:00Z"/>
  <w16cex:commentExtensible w16cex:durableId="13F5F191" w16cex:dateUtc="2026-06-03T06:43:00Z"/>
  <w16cex:commentExtensible w16cex:durableId="5E896C2E" w16cex:dateUtc="2026-06-29T06:45:20.428Z"/>
  <w16cex:commentExtensible w16cex:durableId="4CB9DAD6" w16cex:dateUtc="2026-06-29T07:46:19.602Z"/>
  <w16cex:commentExtensible w16cex:durableId="112BAE14" w16cex:dateUtc="2026-06-29T07:53:22.158Z"/>
  <w16cex:commentExtensible w16cex:durableId="7D9E32A7" w16cex:dateUtc="2026-06-29T07:54:52.41Z"/>
  <w16cex:commentExtensible w16cex:durableId="08BA8457" w16cex:dateUtc="2026-06-29T08:07:34.75Z"/>
  <w16cex:commentExtensible w16cex:durableId="1FEFB6D5" w16cex:dateUtc="2026-06-29T10:31:52.778Z"/>
  <w16cex:commentExtensible w16cex:durableId="76A3669D" w16cex:dateUtc="2026-06-29T10:34:39.347Z"/>
</w16cex:commentsExtensible>
</file>

<file path=word/commentsIds.xml><?xml version="1.0" encoding="utf-8"?>
<w16cid:commentsIds xmlns:mc="http://schemas.openxmlformats.org/markup-compatibility/2006" xmlns:w16cid="http://schemas.microsoft.com/office/word/2016/wordml/cid" mc:Ignorable="w16cid">
  <w16cid:commentId w16cid:paraId="3EB7687C" w16cid:durableId="132048A4"/>
  <w16cid:commentId w16cid:paraId="689ADA64" w16cid:durableId="24953029"/>
  <w16cid:commentId w16cid:paraId="04C69613" w16cid:durableId="705495A8"/>
  <w16cid:commentId w16cid:paraId="0DC7C67D" w16cid:durableId="2EE8472F"/>
  <w16cid:commentId w16cid:paraId="250B5828" w16cid:durableId="688EBD43"/>
  <w16cid:commentId w16cid:paraId="58444974" w16cid:durableId="38F94DE2"/>
  <w16cid:commentId w16cid:paraId="4D03EC68" w16cid:durableId="71FEE9C2"/>
  <w16cid:commentId w16cid:paraId="4A91F97C" w16cid:durableId="631EF6E1"/>
  <w16cid:commentId w16cid:paraId="62EE3748" w16cid:durableId="72A1BFF5"/>
  <w16cid:commentId w16cid:paraId="0953F5FB" w16cid:durableId="12C60AE6"/>
  <w16cid:commentId w16cid:paraId="40D53C3D" w16cid:durableId="1299E122"/>
  <w16cid:commentId w16cid:paraId="346D8EB2" w16cid:durableId="313EE2C9"/>
  <w16cid:commentId w16cid:paraId="12EACCD0" w16cid:durableId="276C9495"/>
  <w16cid:commentId w16cid:paraId="7EF63814" w16cid:durableId="36E094D7"/>
  <w16cid:commentId w16cid:paraId="5C17C7BD" w16cid:durableId="1065A376"/>
  <w16cid:commentId w16cid:paraId="3A571978" w16cid:durableId="666CCF1D"/>
  <w16cid:commentId w16cid:paraId="5B8BAB6E" w16cid:durableId="0EEAD859"/>
  <w16cid:commentId w16cid:paraId="203F551D" w16cid:durableId="244F7428"/>
  <w16cid:commentId w16cid:paraId="30886885" w16cid:durableId="1352E0DE"/>
  <w16cid:commentId w16cid:paraId="095F62A5" w16cid:durableId="13F5F191"/>
  <w16cid:commentId w16cid:paraId="76D167BD" w16cid:durableId="5E896C2E"/>
  <w16cid:commentId w16cid:paraId="7A2F683B" w16cid:durableId="4CB9DAD6"/>
  <w16cid:commentId w16cid:paraId="01DA50B2" w16cid:durableId="112BAE14"/>
  <w16cid:commentId w16cid:paraId="33AE6DE9" w16cid:durableId="7D9E32A7"/>
  <w16cid:commentId w16cid:paraId="7F72231D" w16cid:durableId="08BA8457"/>
  <w16cid:commentId w16cid:paraId="5E2CE8C9" w16cid:durableId="1FEFB6D5"/>
  <w16cid:commentId w16cid:paraId="586E9614" w16cid:durableId="76A366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1D16C06"/>
    <w:multiLevelType w:val="multilevel"/>
    <w:tmpl w:val="E786A9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29B14D2"/>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3766F9D"/>
    <w:multiLevelType w:val="multilevel"/>
    <w:tmpl w:val="48D6B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3980B3F"/>
    <w:multiLevelType w:val="multilevel"/>
    <w:tmpl w:val="269441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3E7275C"/>
    <w:multiLevelType w:val="hybridMultilevel"/>
    <w:tmpl w:val="F57EA41E"/>
    <w:lvl w:ilvl="0" w:tplc="C5E43FC0">
      <w:start w:val="1"/>
      <w:numFmt w:val="bullet"/>
      <w:lvlText w:val=""/>
      <w:lvlJc w:val="left"/>
      <w:pPr>
        <w:ind w:left="720" w:hanging="360"/>
      </w:pPr>
      <w:rPr>
        <w:rFonts w:hint="default" w:ascii="Symbol" w:hAnsi="Symbol"/>
      </w:rPr>
    </w:lvl>
    <w:lvl w:ilvl="1" w:tplc="0CF8C0E0">
      <w:start w:val="1"/>
      <w:numFmt w:val="bullet"/>
      <w:lvlText w:val="o"/>
      <w:lvlJc w:val="left"/>
      <w:pPr>
        <w:ind w:left="1440" w:hanging="360"/>
      </w:pPr>
      <w:rPr>
        <w:rFonts w:hint="default" w:ascii="Courier New" w:hAnsi="Courier New"/>
      </w:rPr>
    </w:lvl>
    <w:lvl w:ilvl="2" w:tplc="E4147F02">
      <w:start w:val="1"/>
      <w:numFmt w:val="bullet"/>
      <w:lvlText w:val=""/>
      <w:lvlJc w:val="left"/>
      <w:pPr>
        <w:ind w:left="2160" w:hanging="360"/>
      </w:pPr>
      <w:rPr>
        <w:rFonts w:hint="default" w:ascii="Wingdings" w:hAnsi="Wingdings"/>
      </w:rPr>
    </w:lvl>
    <w:lvl w:ilvl="3" w:tplc="DEE69A02">
      <w:start w:val="1"/>
      <w:numFmt w:val="bullet"/>
      <w:lvlText w:val=""/>
      <w:lvlJc w:val="left"/>
      <w:pPr>
        <w:ind w:left="2880" w:hanging="360"/>
      </w:pPr>
      <w:rPr>
        <w:rFonts w:hint="default" w:ascii="Symbol" w:hAnsi="Symbol"/>
      </w:rPr>
    </w:lvl>
    <w:lvl w:ilvl="4" w:tplc="CBDAFBCE">
      <w:start w:val="1"/>
      <w:numFmt w:val="bullet"/>
      <w:lvlText w:val="o"/>
      <w:lvlJc w:val="left"/>
      <w:pPr>
        <w:ind w:left="3600" w:hanging="360"/>
      </w:pPr>
      <w:rPr>
        <w:rFonts w:hint="default" w:ascii="Courier New" w:hAnsi="Courier New"/>
      </w:rPr>
    </w:lvl>
    <w:lvl w:ilvl="5" w:tplc="C5C4AB56">
      <w:start w:val="1"/>
      <w:numFmt w:val="bullet"/>
      <w:lvlText w:val=""/>
      <w:lvlJc w:val="left"/>
      <w:pPr>
        <w:ind w:left="4320" w:hanging="360"/>
      </w:pPr>
      <w:rPr>
        <w:rFonts w:hint="default" w:ascii="Wingdings" w:hAnsi="Wingdings"/>
      </w:rPr>
    </w:lvl>
    <w:lvl w:ilvl="6" w:tplc="74348644">
      <w:start w:val="1"/>
      <w:numFmt w:val="bullet"/>
      <w:lvlText w:val=""/>
      <w:lvlJc w:val="left"/>
      <w:pPr>
        <w:ind w:left="5040" w:hanging="360"/>
      </w:pPr>
      <w:rPr>
        <w:rFonts w:hint="default" w:ascii="Symbol" w:hAnsi="Symbol"/>
      </w:rPr>
    </w:lvl>
    <w:lvl w:ilvl="7" w:tplc="4C4ECEE4">
      <w:start w:val="1"/>
      <w:numFmt w:val="bullet"/>
      <w:lvlText w:val="o"/>
      <w:lvlJc w:val="left"/>
      <w:pPr>
        <w:ind w:left="5760" w:hanging="360"/>
      </w:pPr>
      <w:rPr>
        <w:rFonts w:hint="default" w:ascii="Courier New" w:hAnsi="Courier New"/>
      </w:rPr>
    </w:lvl>
    <w:lvl w:ilvl="8" w:tplc="8744BBDE">
      <w:start w:val="1"/>
      <w:numFmt w:val="bullet"/>
      <w:lvlText w:val=""/>
      <w:lvlJc w:val="left"/>
      <w:pPr>
        <w:ind w:left="6480" w:hanging="360"/>
      </w:pPr>
      <w:rPr>
        <w:rFonts w:hint="default" w:ascii="Wingdings" w:hAnsi="Wingdings"/>
      </w:rPr>
    </w:lvl>
  </w:abstractNum>
  <w:abstractNum w:abstractNumId="11" w15:restartNumberingAfterBreak="0">
    <w:nsid w:val="04056AAC"/>
    <w:multiLevelType w:val="multilevel"/>
    <w:tmpl w:val="2A008B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4E4541B"/>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8392685"/>
    <w:multiLevelType w:val="multilevel"/>
    <w:tmpl w:val="C6542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8F5619A"/>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9C7459E"/>
    <w:multiLevelType w:val="hybridMultilevel"/>
    <w:tmpl w:val="2398EF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0A5646D0"/>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B045A2A"/>
    <w:multiLevelType w:val="multilevel"/>
    <w:tmpl w:val="AE92A1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CB956FE"/>
    <w:multiLevelType w:val="multilevel"/>
    <w:tmpl w:val="1C068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28B1E5F"/>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4C1670B"/>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59F3C65"/>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70B3FEA"/>
    <w:multiLevelType w:val="multilevel"/>
    <w:tmpl w:val="8A009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9771C15"/>
    <w:multiLevelType w:val="hybridMultilevel"/>
    <w:tmpl w:val="671C039C"/>
    <w:lvl w:ilvl="0" w:tplc="0409000F">
      <w:start w:val="1"/>
      <w:numFmt w:val="decimal"/>
      <w:lvlText w:val="%1."/>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77316D"/>
    <w:multiLevelType w:val="multilevel"/>
    <w:tmpl w:val="B56EE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BE7322B"/>
    <w:multiLevelType w:val="multilevel"/>
    <w:tmpl w:val="932ECC2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CD71BCC"/>
    <w:multiLevelType w:val="multilevel"/>
    <w:tmpl w:val="0C48690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7" w15:restartNumberingAfterBreak="0">
    <w:nsid w:val="1D5B6F57"/>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E1C4D9A"/>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F1C2A0C"/>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00D59A4"/>
    <w:multiLevelType w:val="multilevel"/>
    <w:tmpl w:val="6F6C0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2DD270C"/>
    <w:multiLevelType w:val="multilevel"/>
    <w:tmpl w:val="7A1639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3C4511D"/>
    <w:multiLevelType w:val="hybridMultilevel"/>
    <w:tmpl w:val="3BDA9DCC"/>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24F755E0"/>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64425DC"/>
    <w:multiLevelType w:val="hybridMultilevel"/>
    <w:tmpl w:val="64C8B5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26622919"/>
    <w:multiLevelType w:val="multilevel"/>
    <w:tmpl w:val="AFBC46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7D372A7"/>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80622F3"/>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A0A751E"/>
    <w:multiLevelType w:val="multilevel"/>
    <w:tmpl w:val="A24233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B0A6496"/>
    <w:multiLevelType w:val="multilevel"/>
    <w:tmpl w:val="4B62621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0" w15:restartNumberingAfterBreak="0">
    <w:nsid w:val="2C13A193"/>
    <w:multiLevelType w:val="hybridMultilevel"/>
    <w:tmpl w:val="AA3C4CC6"/>
    <w:lvl w:ilvl="0" w:tplc="BE323EB6">
      <w:start w:val="1"/>
      <w:numFmt w:val="bullet"/>
      <w:lvlText w:val=""/>
      <w:lvlJc w:val="left"/>
      <w:pPr>
        <w:ind w:left="720" w:hanging="360"/>
      </w:pPr>
      <w:rPr>
        <w:rFonts w:hint="default" w:ascii="Symbol" w:hAnsi="Symbol"/>
      </w:rPr>
    </w:lvl>
    <w:lvl w:ilvl="1" w:tplc="3E5A78F8">
      <w:start w:val="1"/>
      <w:numFmt w:val="bullet"/>
      <w:lvlText w:val="o"/>
      <w:lvlJc w:val="left"/>
      <w:pPr>
        <w:ind w:left="1440" w:hanging="360"/>
      </w:pPr>
      <w:rPr>
        <w:rFonts w:hint="default" w:ascii="Courier New" w:hAnsi="Courier New"/>
      </w:rPr>
    </w:lvl>
    <w:lvl w:ilvl="2" w:tplc="2C9EF160">
      <w:start w:val="1"/>
      <w:numFmt w:val="bullet"/>
      <w:lvlText w:val=""/>
      <w:lvlJc w:val="left"/>
      <w:pPr>
        <w:ind w:left="2160" w:hanging="360"/>
      </w:pPr>
      <w:rPr>
        <w:rFonts w:hint="default" w:ascii="Wingdings" w:hAnsi="Wingdings"/>
      </w:rPr>
    </w:lvl>
    <w:lvl w:ilvl="3" w:tplc="7528E5E8">
      <w:start w:val="1"/>
      <w:numFmt w:val="bullet"/>
      <w:lvlText w:val=""/>
      <w:lvlJc w:val="left"/>
      <w:pPr>
        <w:ind w:left="2880" w:hanging="360"/>
      </w:pPr>
      <w:rPr>
        <w:rFonts w:hint="default" w:ascii="Symbol" w:hAnsi="Symbol"/>
      </w:rPr>
    </w:lvl>
    <w:lvl w:ilvl="4" w:tplc="A3687504">
      <w:start w:val="1"/>
      <w:numFmt w:val="bullet"/>
      <w:lvlText w:val="o"/>
      <w:lvlJc w:val="left"/>
      <w:pPr>
        <w:ind w:left="3600" w:hanging="360"/>
      </w:pPr>
      <w:rPr>
        <w:rFonts w:hint="default" w:ascii="Courier New" w:hAnsi="Courier New"/>
      </w:rPr>
    </w:lvl>
    <w:lvl w:ilvl="5" w:tplc="86A04454">
      <w:start w:val="1"/>
      <w:numFmt w:val="bullet"/>
      <w:lvlText w:val=""/>
      <w:lvlJc w:val="left"/>
      <w:pPr>
        <w:ind w:left="4320" w:hanging="360"/>
      </w:pPr>
      <w:rPr>
        <w:rFonts w:hint="default" w:ascii="Wingdings" w:hAnsi="Wingdings"/>
      </w:rPr>
    </w:lvl>
    <w:lvl w:ilvl="6" w:tplc="99BC3216">
      <w:start w:val="1"/>
      <w:numFmt w:val="bullet"/>
      <w:lvlText w:val=""/>
      <w:lvlJc w:val="left"/>
      <w:pPr>
        <w:ind w:left="5040" w:hanging="360"/>
      </w:pPr>
      <w:rPr>
        <w:rFonts w:hint="default" w:ascii="Symbol" w:hAnsi="Symbol"/>
      </w:rPr>
    </w:lvl>
    <w:lvl w:ilvl="7" w:tplc="D98EBF1A">
      <w:start w:val="1"/>
      <w:numFmt w:val="bullet"/>
      <w:lvlText w:val="o"/>
      <w:lvlJc w:val="left"/>
      <w:pPr>
        <w:ind w:left="5760" w:hanging="360"/>
      </w:pPr>
      <w:rPr>
        <w:rFonts w:hint="default" w:ascii="Courier New" w:hAnsi="Courier New"/>
      </w:rPr>
    </w:lvl>
    <w:lvl w:ilvl="8" w:tplc="037027F2">
      <w:start w:val="1"/>
      <w:numFmt w:val="bullet"/>
      <w:lvlText w:val=""/>
      <w:lvlJc w:val="left"/>
      <w:pPr>
        <w:ind w:left="6480" w:hanging="360"/>
      </w:pPr>
      <w:rPr>
        <w:rFonts w:hint="default" w:ascii="Wingdings" w:hAnsi="Wingdings"/>
      </w:rPr>
    </w:lvl>
  </w:abstractNum>
  <w:abstractNum w:abstractNumId="41" w15:restartNumberingAfterBreak="0">
    <w:nsid w:val="2C2EE5AF"/>
    <w:multiLevelType w:val="hybridMultilevel"/>
    <w:tmpl w:val="D98C7956"/>
    <w:lvl w:ilvl="0" w:tplc="495A5AD4">
      <w:start w:val="1"/>
      <w:numFmt w:val="bullet"/>
      <w:lvlText w:val=""/>
      <w:lvlJc w:val="left"/>
      <w:pPr>
        <w:ind w:left="720" w:hanging="360"/>
      </w:pPr>
      <w:rPr>
        <w:rFonts w:hint="default" w:ascii="Symbol" w:hAnsi="Symbol"/>
      </w:rPr>
    </w:lvl>
    <w:lvl w:ilvl="1" w:tplc="F0C8ECE0">
      <w:start w:val="1"/>
      <w:numFmt w:val="bullet"/>
      <w:lvlText w:val="o"/>
      <w:lvlJc w:val="left"/>
      <w:pPr>
        <w:ind w:left="1440" w:hanging="360"/>
      </w:pPr>
      <w:rPr>
        <w:rFonts w:hint="default" w:ascii="Courier New" w:hAnsi="Courier New"/>
      </w:rPr>
    </w:lvl>
    <w:lvl w:ilvl="2" w:tplc="0F20AF74">
      <w:start w:val="1"/>
      <w:numFmt w:val="bullet"/>
      <w:lvlText w:val=""/>
      <w:lvlJc w:val="left"/>
      <w:pPr>
        <w:ind w:left="2160" w:hanging="360"/>
      </w:pPr>
      <w:rPr>
        <w:rFonts w:hint="default" w:ascii="Wingdings" w:hAnsi="Wingdings"/>
      </w:rPr>
    </w:lvl>
    <w:lvl w:ilvl="3" w:tplc="819A6946">
      <w:start w:val="1"/>
      <w:numFmt w:val="bullet"/>
      <w:lvlText w:val=""/>
      <w:lvlJc w:val="left"/>
      <w:pPr>
        <w:ind w:left="2880" w:hanging="360"/>
      </w:pPr>
      <w:rPr>
        <w:rFonts w:hint="default" w:ascii="Symbol" w:hAnsi="Symbol"/>
      </w:rPr>
    </w:lvl>
    <w:lvl w:ilvl="4" w:tplc="2C982FC0">
      <w:start w:val="1"/>
      <w:numFmt w:val="bullet"/>
      <w:lvlText w:val="o"/>
      <w:lvlJc w:val="left"/>
      <w:pPr>
        <w:ind w:left="3600" w:hanging="360"/>
      </w:pPr>
      <w:rPr>
        <w:rFonts w:hint="default" w:ascii="Courier New" w:hAnsi="Courier New"/>
      </w:rPr>
    </w:lvl>
    <w:lvl w:ilvl="5" w:tplc="3956000A">
      <w:start w:val="1"/>
      <w:numFmt w:val="bullet"/>
      <w:lvlText w:val=""/>
      <w:lvlJc w:val="left"/>
      <w:pPr>
        <w:ind w:left="4320" w:hanging="360"/>
      </w:pPr>
      <w:rPr>
        <w:rFonts w:hint="default" w:ascii="Wingdings" w:hAnsi="Wingdings"/>
      </w:rPr>
    </w:lvl>
    <w:lvl w:ilvl="6" w:tplc="C1CE8158">
      <w:start w:val="1"/>
      <w:numFmt w:val="bullet"/>
      <w:lvlText w:val=""/>
      <w:lvlJc w:val="left"/>
      <w:pPr>
        <w:ind w:left="5040" w:hanging="360"/>
      </w:pPr>
      <w:rPr>
        <w:rFonts w:hint="default" w:ascii="Symbol" w:hAnsi="Symbol"/>
      </w:rPr>
    </w:lvl>
    <w:lvl w:ilvl="7" w:tplc="6C6618D0">
      <w:start w:val="1"/>
      <w:numFmt w:val="bullet"/>
      <w:lvlText w:val="o"/>
      <w:lvlJc w:val="left"/>
      <w:pPr>
        <w:ind w:left="5760" w:hanging="360"/>
      </w:pPr>
      <w:rPr>
        <w:rFonts w:hint="default" w:ascii="Courier New" w:hAnsi="Courier New"/>
      </w:rPr>
    </w:lvl>
    <w:lvl w:ilvl="8" w:tplc="65AAC44C">
      <w:start w:val="1"/>
      <w:numFmt w:val="bullet"/>
      <w:lvlText w:val=""/>
      <w:lvlJc w:val="left"/>
      <w:pPr>
        <w:ind w:left="6480" w:hanging="360"/>
      </w:pPr>
      <w:rPr>
        <w:rFonts w:hint="default" w:ascii="Wingdings" w:hAnsi="Wingdings"/>
      </w:rPr>
    </w:lvl>
  </w:abstractNum>
  <w:abstractNum w:abstractNumId="42" w15:restartNumberingAfterBreak="0">
    <w:nsid w:val="2C7962B5"/>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CB26010"/>
    <w:multiLevelType w:val="multilevel"/>
    <w:tmpl w:val="0B6CA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2D085A19"/>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D40281B"/>
    <w:multiLevelType w:val="multilevel"/>
    <w:tmpl w:val="B6E26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D901823"/>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E9703B8"/>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1507BBD"/>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3EF4BE5"/>
    <w:multiLevelType w:val="hybridMultilevel"/>
    <w:tmpl w:val="A470CEE6"/>
    <w:lvl w:ilvl="0" w:tplc="C1CC5124">
      <w:start w:val="1"/>
      <w:numFmt w:val="bullet"/>
      <w:lvlText w:val=""/>
      <w:lvlJc w:val="left"/>
      <w:pPr>
        <w:ind w:left="720" w:hanging="360"/>
      </w:pPr>
      <w:rPr>
        <w:rFonts w:hint="default" w:ascii="Symbol" w:hAnsi="Symbol"/>
      </w:rPr>
    </w:lvl>
    <w:lvl w:ilvl="1" w:tplc="678CC962">
      <w:start w:val="1"/>
      <w:numFmt w:val="bullet"/>
      <w:lvlText w:val="o"/>
      <w:lvlJc w:val="left"/>
      <w:pPr>
        <w:ind w:left="1440" w:hanging="360"/>
      </w:pPr>
      <w:rPr>
        <w:rFonts w:hint="default" w:ascii="Courier New" w:hAnsi="Courier New"/>
      </w:rPr>
    </w:lvl>
    <w:lvl w:ilvl="2" w:tplc="7046BD62">
      <w:start w:val="1"/>
      <w:numFmt w:val="bullet"/>
      <w:lvlText w:val=""/>
      <w:lvlJc w:val="left"/>
      <w:pPr>
        <w:ind w:left="2160" w:hanging="360"/>
      </w:pPr>
      <w:rPr>
        <w:rFonts w:hint="default" w:ascii="Wingdings" w:hAnsi="Wingdings"/>
      </w:rPr>
    </w:lvl>
    <w:lvl w:ilvl="3" w:tplc="F8268B6C">
      <w:start w:val="1"/>
      <w:numFmt w:val="bullet"/>
      <w:lvlText w:val=""/>
      <w:lvlJc w:val="left"/>
      <w:pPr>
        <w:ind w:left="2880" w:hanging="360"/>
      </w:pPr>
      <w:rPr>
        <w:rFonts w:hint="default" w:ascii="Symbol" w:hAnsi="Symbol"/>
      </w:rPr>
    </w:lvl>
    <w:lvl w:ilvl="4" w:tplc="11A431B8">
      <w:start w:val="1"/>
      <w:numFmt w:val="bullet"/>
      <w:lvlText w:val="o"/>
      <w:lvlJc w:val="left"/>
      <w:pPr>
        <w:ind w:left="3600" w:hanging="360"/>
      </w:pPr>
      <w:rPr>
        <w:rFonts w:hint="default" w:ascii="Courier New" w:hAnsi="Courier New"/>
      </w:rPr>
    </w:lvl>
    <w:lvl w:ilvl="5" w:tplc="CE8C5CB8">
      <w:start w:val="1"/>
      <w:numFmt w:val="bullet"/>
      <w:lvlText w:val=""/>
      <w:lvlJc w:val="left"/>
      <w:pPr>
        <w:ind w:left="4320" w:hanging="360"/>
      </w:pPr>
      <w:rPr>
        <w:rFonts w:hint="default" w:ascii="Wingdings" w:hAnsi="Wingdings"/>
      </w:rPr>
    </w:lvl>
    <w:lvl w:ilvl="6" w:tplc="8924C738">
      <w:start w:val="1"/>
      <w:numFmt w:val="bullet"/>
      <w:lvlText w:val=""/>
      <w:lvlJc w:val="left"/>
      <w:pPr>
        <w:ind w:left="5040" w:hanging="360"/>
      </w:pPr>
      <w:rPr>
        <w:rFonts w:hint="default" w:ascii="Symbol" w:hAnsi="Symbol"/>
      </w:rPr>
    </w:lvl>
    <w:lvl w:ilvl="7" w:tplc="44D4F738">
      <w:start w:val="1"/>
      <w:numFmt w:val="bullet"/>
      <w:lvlText w:val="o"/>
      <w:lvlJc w:val="left"/>
      <w:pPr>
        <w:ind w:left="5760" w:hanging="360"/>
      </w:pPr>
      <w:rPr>
        <w:rFonts w:hint="default" w:ascii="Courier New" w:hAnsi="Courier New"/>
      </w:rPr>
    </w:lvl>
    <w:lvl w:ilvl="8" w:tplc="A712DBD0">
      <w:start w:val="1"/>
      <w:numFmt w:val="bullet"/>
      <w:lvlText w:val=""/>
      <w:lvlJc w:val="left"/>
      <w:pPr>
        <w:ind w:left="6480" w:hanging="360"/>
      </w:pPr>
      <w:rPr>
        <w:rFonts w:hint="default" w:ascii="Wingdings" w:hAnsi="Wingdings"/>
      </w:rPr>
    </w:lvl>
  </w:abstractNum>
  <w:abstractNum w:abstractNumId="50" w15:restartNumberingAfterBreak="0">
    <w:nsid w:val="382816C5"/>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A11641B"/>
    <w:multiLevelType w:val="hybridMultilevel"/>
    <w:tmpl w:val="5F06084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2" w15:restartNumberingAfterBreak="0">
    <w:nsid w:val="3C461BE4"/>
    <w:multiLevelType w:val="multilevel"/>
    <w:tmpl w:val="7814F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3D6E65F3"/>
    <w:multiLevelType w:val="multilevel"/>
    <w:tmpl w:val="E0CC7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E9351A1"/>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3F501515"/>
    <w:multiLevelType w:val="multilevel"/>
    <w:tmpl w:val="1944A3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3F7D5B73"/>
    <w:multiLevelType w:val="multilevel"/>
    <w:tmpl w:val="16E244DC"/>
    <w:lvl w:ilvl="0">
      <w:start w:val="6"/>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1261651"/>
    <w:multiLevelType w:val="multilevel"/>
    <w:tmpl w:val="A8A8A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26B4CC8"/>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30E2BCC"/>
    <w:multiLevelType w:val="multilevel"/>
    <w:tmpl w:val="D1F085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31C5B85"/>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3C8132E"/>
    <w:multiLevelType w:val="multilevel"/>
    <w:tmpl w:val="E87EDA20"/>
    <w:lvl w:ilvl="0">
      <w:start w:val="4"/>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43DA4117"/>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4820322"/>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5980A13"/>
    <w:multiLevelType w:val="multilevel"/>
    <w:tmpl w:val="6CC08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6C82315"/>
    <w:multiLevelType w:val="multilevel"/>
    <w:tmpl w:val="18D27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48215994"/>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9383053"/>
    <w:multiLevelType w:val="multilevel"/>
    <w:tmpl w:val="1E60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E17DD9"/>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4C7F6319"/>
    <w:multiLevelType w:val="multilevel"/>
    <w:tmpl w:val="EEC809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4D0F0017"/>
    <w:multiLevelType w:val="hybridMultilevel"/>
    <w:tmpl w:val="578CFCAC"/>
    <w:lvl w:ilvl="0" w:tplc="04090001">
      <w:start w:val="1"/>
      <w:numFmt w:val="bullet"/>
      <w:lvlText w:val=""/>
      <w:lvlJc w:val="left"/>
      <w:pPr>
        <w:ind w:left="774" w:hanging="360"/>
      </w:pPr>
      <w:rPr>
        <w:rFonts w:hint="default" w:ascii="Symbol" w:hAnsi="Symbol"/>
      </w:rPr>
    </w:lvl>
    <w:lvl w:ilvl="1" w:tplc="04090003" w:tentative="1">
      <w:start w:val="1"/>
      <w:numFmt w:val="bullet"/>
      <w:lvlText w:val="o"/>
      <w:lvlJc w:val="left"/>
      <w:pPr>
        <w:ind w:left="1494" w:hanging="360"/>
      </w:pPr>
      <w:rPr>
        <w:rFonts w:hint="default" w:ascii="Courier New" w:hAnsi="Courier New" w:cs="Courier New"/>
      </w:rPr>
    </w:lvl>
    <w:lvl w:ilvl="2" w:tplc="04090005" w:tentative="1">
      <w:start w:val="1"/>
      <w:numFmt w:val="bullet"/>
      <w:lvlText w:val=""/>
      <w:lvlJc w:val="left"/>
      <w:pPr>
        <w:ind w:left="2214" w:hanging="360"/>
      </w:pPr>
      <w:rPr>
        <w:rFonts w:hint="default" w:ascii="Wingdings" w:hAnsi="Wingdings"/>
      </w:rPr>
    </w:lvl>
    <w:lvl w:ilvl="3" w:tplc="04090001" w:tentative="1">
      <w:start w:val="1"/>
      <w:numFmt w:val="bullet"/>
      <w:lvlText w:val=""/>
      <w:lvlJc w:val="left"/>
      <w:pPr>
        <w:ind w:left="2934" w:hanging="360"/>
      </w:pPr>
      <w:rPr>
        <w:rFonts w:hint="default" w:ascii="Symbol" w:hAnsi="Symbol"/>
      </w:rPr>
    </w:lvl>
    <w:lvl w:ilvl="4" w:tplc="04090003" w:tentative="1">
      <w:start w:val="1"/>
      <w:numFmt w:val="bullet"/>
      <w:lvlText w:val="o"/>
      <w:lvlJc w:val="left"/>
      <w:pPr>
        <w:ind w:left="3654" w:hanging="360"/>
      </w:pPr>
      <w:rPr>
        <w:rFonts w:hint="default" w:ascii="Courier New" w:hAnsi="Courier New" w:cs="Courier New"/>
      </w:rPr>
    </w:lvl>
    <w:lvl w:ilvl="5" w:tplc="04090005" w:tentative="1">
      <w:start w:val="1"/>
      <w:numFmt w:val="bullet"/>
      <w:lvlText w:val=""/>
      <w:lvlJc w:val="left"/>
      <w:pPr>
        <w:ind w:left="4374" w:hanging="360"/>
      </w:pPr>
      <w:rPr>
        <w:rFonts w:hint="default" w:ascii="Wingdings" w:hAnsi="Wingdings"/>
      </w:rPr>
    </w:lvl>
    <w:lvl w:ilvl="6" w:tplc="04090001" w:tentative="1">
      <w:start w:val="1"/>
      <w:numFmt w:val="bullet"/>
      <w:lvlText w:val=""/>
      <w:lvlJc w:val="left"/>
      <w:pPr>
        <w:ind w:left="5094" w:hanging="360"/>
      </w:pPr>
      <w:rPr>
        <w:rFonts w:hint="default" w:ascii="Symbol" w:hAnsi="Symbol"/>
      </w:rPr>
    </w:lvl>
    <w:lvl w:ilvl="7" w:tplc="04090003" w:tentative="1">
      <w:start w:val="1"/>
      <w:numFmt w:val="bullet"/>
      <w:lvlText w:val="o"/>
      <w:lvlJc w:val="left"/>
      <w:pPr>
        <w:ind w:left="5814" w:hanging="360"/>
      </w:pPr>
      <w:rPr>
        <w:rFonts w:hint="default" w:ascii="Courier New" w:hAnsi="Courier New" w:cs="Courier New"/>
      </w:rPr>
    </w:lvl>
    <w:lvl w:ilvl="8" w:tplc="04090005" w:tentative="1">
      <w:start w:val="1"/>
      <w:numFmt w:val="bullet"/>
      <w:lvlText w:val=""/>
      <w:lvlJc w:val="left"/>
      <w:pPr>
        <w:ind w:left="6534" w:hanging="360"/>
      </w:pPr>
      <w:rPr>
        <w:rFonts w:hint="default" w:ascii="Wingdings" w:hAnsi="Wingdings"/>
      </w:rPr>
    </w:lvl>
  </w:abstractNum>
  <w:abstractNum w:abstractNumId="71" w15:restartNumberingAfterBreak="0">
    <w:nsid w:val="4D30632B"/>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4DB44816"/>
    <w:multiLevelType w:val="multilevel"/>
    <w:tmpl w:val="7A080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06F3D91"/>
    <w:multiLevelType w:val="hybridMultilevel"/>
    <w:tmpl w:val="A69E7BA4"/>
    <w:lvl w:ilvl="0" w:tplc="E15AC150">
      <w:start w:val="1"/>
      <w:numFmt w:val="bullet"/>
      <w:lvlText w:val=""/>
      <w:lvlJc w:val="left"/>
      <w:pPr>
        <w:ind w:left="720" w:hanging="360"/>
      </w:pPr>
      <w:rPr>
        <w:rFonts w:hint="default" w:ascii="Symbol" w:hAnsi="Symbol"/>
      </w:rPr>
    </w:lvl>
    <w:lvl w:ilvl="1" w:tplc="9E5237F6">
      <w:start w:val="1"/>
      <w:numFmt w:val="bullet"/>
      <w:lvlText w:val="o"/>
      <w:lvlJc w:val="left"/>
      <w:pPr>
        <w:ind w:left="1440" w:hanging="360"/>
      </w:pPr>
      <w:rPr>
        <w:rFonts w:hint="default" w:ascii="Courier New" w:hAnsi="Courier New"/>
      </w:rPr>
    </w:lvl>
    <w:lvl w:ilvl="2" w:tplc="41104D8A">
      <w:start w:val="1"/>
      <w:numFmt w:val="bullet"/>
      <w:lvlText w:val=""/>
      <w:lvlJc w:val="left"/>
      <w:pPr>
        <w:ind w:left="2160" w:hanging="360"/>
      </w:pPr>
      <w:rPr>
        <w:rFonts w:hint="default" w:ascii="Wingdings" w:hAnsi="Wingdings"/>
      </w:rPr>
    </w:lvl>
    <w:lvl w:ilvl="3" w:tplc="31DE5794">
      <w:start w:val="1"/>
      <w:numFmt w:val="bullet"/>
      <w:lvlText w:val=""/>
      <w:lvlJc w:val="left"/>
      <w:pPr>
        <w:ind w:left="2880" w:hanging="360"/>
      </w:pPr>
      <w:rPr>
        <w:rFonts w:hint="default" w:ascii="Symbol" w:hAnsi="Symbol"/>
      </w:rPr>
    </w:lvl>
    <w:lvl w:ilvl="4" w:tplc="3C34DF84">
      <w:start w:val="1"/>
      <w:numFmt w:val="bullet"/>
      <w:lvlText w:val="o"/>
      <w:lvlJc w:val="left"/>
      <w:pPr>
        <w:ind w:left="3600" w:hanging="360"/>
      </w:pPr>
      <w:rPr>
        <w:rFonts w:hint="default" w:ascii="Courier New" w:hAnsi="Courier New"/>
      </w:rPr>
    </w:lvl>
    <w:lvl w:ilvl="5" w:tplc="6CFC5A16">
      <w:start w:val="1"/>
      <w:numFmt w:val="bullet"/>
      <w:lvlText w:val=""/>
      <w:lvlJc w:val="left"/>
      <w:pPr>
        <w:ind w:left="4320" w:hanging="360"/>
      </w:pPr>
      <w:rPr>
        <w:rFonts w:hint="default" w:ascii="Wingdings" w:hAnsi="Wingdings"/>
      </w:rPr>
    </w:lvl>
    <w:lvl w:ilvl="6" w:tplc="7A86FB9E">
      <w:start w:val="1"/>
      <w:numFmt w:val="bullet"/>
      <w:lvlText w:val=""/>
      <w:lvlJc w:val="left"/>
      <w:pPr>
        <w:ind w:left="5040" w:hanging="360"/>
      </w:pPr>
      <w:rPr>
        <w:rFonts w:hint="default" w:ascii="Symbol" w:hAnsi="Symbol"/>
      </w:rPr>
    </w:lvl>
    <w:lvl w:ilvl="7" w:tplc="86143C06">
      <w:start w:val="1"/>
      <w:numFmt w:val="bullet"/>
      <w:lvlText w:val="o"/>
      <w:lvlJc w:val="left"/>
      <w:pPr>
        <w:ind w:left="5760" w:hanging="360"/>
      </w:pPr>
      <w:rPr>
        <w:rFonts w:hint="default" w:ascii="Courier New" w:hAnsi="Courier New"/>
      </w:rPr>
    </w:lvl>
    <w:lvl w:ilvl="8" w:tplc="2AF8F044">
      <w:start w:val="1"/>
      <w:numFmt w:val="bullet"/>
      <w:lvlText w:val=""/>
      <w:lvlJc w:val="left"/>
      <w:pPr>
        <w:ind w:left="6480" w:hanging="360"/>
      </w:pPr>
      <w:rPr>
        <w:rFonts w:hint="default" w:ascii="Wingdings" w:hAnsi="Wingdings"/>
      </w:rPr>
    </w:lvl>
  </w:abstractNum>
  <w:abstractNum w:abstractNumId="74" w15:restartNumberingAfterBreak="0">
    <w:nsid w:val="52D61698"/>
    <w:multiLevelType w:val="multilevel"/>
    <w:tmpl w:val="E64233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371C255"/>
    <w:multiLevelType w:val="hybridMultilevel"/>
    <w:tmpl w:val="B63CBEEA"/>
    <w:lvl w:ilvl="0" w:tplc="C518DC7A">
      <w:start w:val="1"/>
      <w:numFmt w:val="bullet"/>
      <w:lvlText w:val=""/>
      <w:lvlJc w:val="left"/>
      <w:pPr>
        <w:ind w:left="720" w:hanging="360"/>
      </w:pPr>
      <w:rPr>
        <w:rFonts w:hint="default" w:ascii="Symbol" w:hAnsi="Symbol"/>
      </w:rPr>
    </w:lvl>
    <w:lvl w:ilvl="1" w:tplc="F8266EA2">
      <w:start w:val="1"/>
      <w:numFmt w:val="bullet"/>
      <w:lvlText w:val="o"/>
      <w:lvlJc w:val="left"/>
      <w:pPr>
        <w:ind w:left="1440" w:hanging="360"/>
      </w:pPr>
      <w:rPr>
        <w:rFonts w:hint="default" w:ascii="Courier New" w:hAnsi="Courier New"/>
      </w:rPr>
    </w:lvl>
    <w:lvl w:ilvl="2" w:tplc="96BE68B0">
      <w:start w:val="1"/>
      <w:numFmt w:val="bullet"/>
      <w:lvlText w:val=""/>
      <w:lvlJc w:val="left"/>
      <w:pPr>
        <w:ind w:left="2160" w:hanging="360"/>
      </w:pPr>
      <w:rPr>
        <w:rFonts w:hint="default" w:ascii="Wingdings" w:hAnsi="Wingdings"/>
      </w:rPr>
    </w:lvl>
    <w:lvl w:ilvl="3" w:tplc="83806786">
      <w:start w:val="1"/>
      <w:numFmt w:val="bullet"/>
      <w:lvlText w:val=""/>
      <w:lvlJc w:val="left"/>
      <w:pPr>
        <w:ind w:left="2880" w:hanging="360"/>
      </w:pPr>
      <w:rPr>
        <w:rFonts w:hint="default" w:ascii="Symbol" w:hAnsi="Symbol"/>
      </w:rPr>
    </w:lvl>
    <w:lvl w:ilvl="4" w:tplc="F230D638">
      <w:start w:val="1"/>
      <w:numFmt w:val="bullet"/>
      <w:lvlText w:val="o"/>
      <w:lvlJc w:val="left"/>
      <w:pPr>
        <w:ind w:left="3600" w:hanging="360"/>
      </w:pPr>
      <w:rPr>
        <w:rFonts w:hint="default" w:ascii="Courier New" w:hAnsi="Courier New"/>
      </w:rPr>
    </w:lvl>
    <w:lvl w:ilvl="5" w:tplc="DD56BC22">
      <w:start w:val="1"/>
      <w:numFmt w:val="bullet"/>
      <w:lvlText w:val=""/>
      <w:lvlJc w:val="left"/>
      <w:pPr>
        <w:ind w:left="4320" w:hanging="360"/>
      </w:pPr>
      <w:rPr>
        <w:rFonts w:hint="default" w:ascii="Wingdings" w:hAnsi="Wingdings"/>
      </w:rPr>
    </w:lvl>
    <w:lvl w:ilvl="6" w:tplc="06D800C2">
      <w:start w:val="1"/>
      <w:numFmt w:val="bullet"/>
      <w:lvlText w:val=""/>
      <w:lvlJc w:val="left"/>
      <w:pPr>
        <w:ind w:left="5040" w:hanging="360"/>
      </w:pPr>
      <w:rPr>
        <w:rFonts w:hint="default" w:ascii="Symbol" w:hAnsi="Symbol"/>
      </w:rPr>
    </w:lvl>
    <w:lvl w:ilvl="7" w:tplc="827C52D2">
      <w:start w:val="1"/>
      <w:numFmt w:val="bullet"/>
      <w:lvlText w:val="o"/>
      <w:lvlJc w:val="left"/>
      <w:pPr>
        <w:ind w:left="5760" w:hanging="360"/>
      </w:pPr>
      <w:rPr>
        <w:rFonts w:hint="default" w:ascii="Courier New" w:hAnsi="Courier New"/>
      </w:rPr>
    </w:lvl>
    <w:lvl w:ilvl="8" w:tplc="A1AE27B8">
      <w:start w:val="1"/>
      <w:numFmt w:val="bullet"/>
      <w:lvlText w:val=""/>
      <w:lvlJc w:val="left"/>
      <w:pPr>
        <w:ind w:left="6480" w:hanging="360"/>
      </w:pPr>
      <w:rPr>
        <w:rFonts w:hint="default" w:ascii="Wingdings" w:hAnsi="Wingdings"/>
      </w:rPr>
    </w:lvl>
  </w:abstractNum>
  <w:abstractNum w:abstractNumId="76" w15:restartNumberingAfterBreak="0">
    <w:nsid w:val="53995BEA"/>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3A06E99"/>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54422BDF"/>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57CB4439"/>
    <w:multiLevelType w:val="multilevel"/>
    <w:tmpl w:val="E97239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7DC6AA2"/>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AC87D2F"/>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5B8C65E2"/>
    <w:multiLevelType w:val="hybridMultilevel"/>
    <w:tmpl w:val="41C458E4"/>
    <w:lvl w:ilvl="0" w:tplc="B5D66F06">
      <w:start w:val="1"/>
      <w:numFmt w:val="bullet"/>
      <w:lvlText w:val=""/>
      <w:lvlJc w:val="left"/>
      <w:pPr>
        <w:ind w:left="720" w:hanging="360"/>
      </w:pPr>
      <w:rPr>
        <w:rFonts w:hint="default" w:ascii="Symbol" w:hAnsi="Symbol"/>
      </w:rPr>
    </w:lvl>
    <w:lvl w:ilvl="1" w:tplc="B48CE296">
      <w:start w:val="1"/>
      <w:numFmt w:val="bullet"/>
      <w:lvlText w:val="o"/>
      <w:lvlJc w:val="left"/>
      <w:pPr>
        <w:ind w:left="1440" w:hanging="360"/>
      </w:pPr>
      <w:rPr>
        <w:rFonts w:hint="default" w:ascii="Courier New" w:hAnsi="Courier New"/>
      </w:rPr>
    </w:lvl>
    <w:lvl w:ilvl="2" w:tplc="1C762694">
      <w:start w:val="1"/>
      <w:numFmt w:val="bullet"/>
      <w:lvlText w:val=""/>
      <w:lvlJc w:val="left"/>
      <w:pPr>
        <w:ind w:left="2160" w:hanging="360"/>
      </w:pPr>
      <w:rPr>
        <w:rFonts w:hint="default" w:ascii="Wingdings" w:hAnsi="Wingdings"/>
      </w:rPr>
    </w:lvl>
    <w:lvl w:ilvl="3" w:tplc="8236E3F4">
      <w:start w:val="1"/>
      <w:numFmt w:val="bullet"/>
      <w:lvlText w:val=""/>
      <w:lvlJc w:val="left"/>
      <w:pPr>
        <w:ind w:left="2880" w:hanging="360"/>
      </w:pPr>
      <w:rPr>
        <w:rFonts w:hint="default" w:ascii="Symbol" w:hAnsi="Symbol"/>
      </w:rPr>
    </w:lvl>
    <w:lvl w:ilvl="4" w:tplc="B2E4615E">
      <w:start w:val="1"/>
      <w:numFmt w:val="bullet"/>
      <w:lvlText w:val="o"/>
      <w:lvlJc w:val="left"/>
      <w:pPr>
        <w:ind w:left="3600" w:hanging="360"/>
      </w:pPr>
      <w:rPr>
        <w:rFonts w:hint="default" w:ascii="Courier New" w:hAnsi="Courier New"/>
      </w:rPr>
    </w:lvl>
    <w:lvl w:ilvl="5" w:tplc="E8A6AF4E">
      <w:start w:val="1"/>
      <w:numFmt w:val="bullet"/>
      <w:lvlText w:val=""/>
      <w:lvlJc w:val="left"/>
      <w:pPr>
        <w:ind w:left="4320" w:hanging="360"/>
      </w:pPr>
      <w:rPr>
        <w:rFonts w:hint="default" w:ascii="Wingdings" w:hAnsi="Wingdings"/>
      </w:rPr>
    </w:lvl>
    <w:lvl w:ilvl="6" w:tplc="DC542864">
      <w:start w:val="1"/>
      <w:numFmt w:val="bullet"/>
      <w:lvlText w:val=""/>
      <w:lvlJc w:val="left"/>
      <w:pPr>
        <w:ind w:left="5040" w:hanging="360"/>
      </w:pPr>
      <w:rPr>
        <w:rFonts w:hint="default" w:ascii="Symbol" w:hAnsi="Symbol"/>
      </w:rPr>
    </w:lvl>
    <w:lvl w:ilvl="7" w:tplc="F01ABBF6">
      <w:start w:val="1"/>
      <w:numFmt w:val="bullet"/>
      <w:lvlText w:val="o"/>
      <w:lvlJc w:val="left"/>
      <w:pPr>
        <w:ind w:left="5760" w:hanging="360"/>
      </w:pPr>
      <w:rPr>
        <w:rFonts w:hint="default" w:ascii="Courier New" w:hAnsi="Courier New"/>
      </w:rPr>
    </w:lvl>
    <w:lvl w:ilvl="8" w:tplc="753E661C">
      <w:start w:val="1"/>
      <w:numFmt w:val="bullet"/>
      <w:lvlText w:val=""/>
      <w:lvlJc w:val="left"/>
      <w:pPr>
        <w:ind w:left="6480" w:hanging="360"/>
      </w:pPr>
      <w:rPr>
        <w:rFonts w:hint="default" w:ascii="Wingdings" w:hAnsi="Wingdings"/>
      </w:rPr>
    </w:lvl>
  </w:abstractNum>
  <w:abstractNum w:abstractNumId="83" w15:restartNumberingAfterBreak="0">
    <w:nsid w:val="5BD705F1"/>
    <w:multiLevelType w:val="hybridMultilevel"/>
    <w:tmpl w:val="45D0A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D537A59"/>
    <w:multiLevelType w:val="multilevel"/>
    <w:tmpl w:val="D4A4420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5" w15:restartNumberingAfterBreak="0">
    <w:nsid w:val="5E995838"/>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EA65DD8"/>
    <w:multiLevelType w:val="multilevel"/>
    <w:tmpl w:val="D3DC3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60D75B69"/>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61CB7F43"/>
    <w:multiLevelType w:val="multilevel"/>
    <w:tmpl w:val="152CA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2371F95"/>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680723BA"/>
    <w:multiLevelType w:val="hybridMultilevel"/>
    <w:tmpl w:val="D45C4E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A562C97"/>
    <w:multiLevelType w:val="multilevel"/>
    <w:tmpl w:val="A6022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6EF73EBD"/>
    <w:multiLevelType w:val="multilevel"/>
    <w:tmpl w:val="14961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6F3C46A0"/>
    <w:multiLevelType w:val="hybridMultilevel"/>
    <w:tmpl w:val="0700C564"/>
    <w:lvl w:ilvl="0" w:tplc="389C07BA">
      <w:start w:val="1"/>
      <w:numFmt w:val="bullet"/>
      <w:lvlText w:val=""/>
      <w:lvlJc w:val="left"/>
      <w:pPr>
        <w:ind w:left="720" w:hanging="360"/>
      </w:pPr>
      <w:rPr>
        <w:rFonts w:hint="default" w:ascii="Symbol" w:hAnsi="Symbol"/>
      </w:rPr>
    </w:lvl>
    <w:lvl w:ilvl="1" w:tplc="EBE656CC">
      <w:start w:val="1"/>
      <w:numFmt w:val="bullet"/>
      <w:lvlText w:val="o"/>
      <w:lvlJc w:val="left"/>
      <w:pPr>
        <w:ind w:left="1440" w:hanging="360"/>
      </w:pPr>
      <w:rPr>
        <w:rFonts w:hint="default" w:ascii="Courier New" w:hAnsi="Courier New"/>
      </w:rPr>
    </w:lvl>
    <w:lvl w:ilvl="2" w:tplc="6CB4CA66">
      <w:start w:val="1"/>
      <w:numFmt w:val="bullet"/>
      <w:lvlText w:val=""/>
      <w:lvlJc w:val="left"/>
      <w:pPr>
        <w:ind w:left="2160" w:hanging="360"/>
      </w:pPr>
      <w:rPr>
        <w:rFonts w:hint="default" w:ascii="Wingdings" w:hAnsi="Wingdings"/>
      </w:rPr>
    </w:lvl>
    <w:lvl w:ilvl="3" w:tplc="5F6042E6">
      <w:start w:val="1"/>
      <w:numFmt w:val="bullet"/>
      <w:lvlText w:val=""/>
      <w:lvlJc w:val="left"/>
      <w:pPr>
        <w:ind w:left="2880" w:hanging="360"/>
      </w:pPr>
      <w:rPr>
        <w:rFonts w:hint="default" w:ascii="Symbol" w:hAnsi="Symbol"/>
      </w:rPr>
    </w:lvl>
    <w:lvl w:ilvl="4" w:tplc="E58E09BA">
      <w:start w:val="1"/>
      <w:numFmt w:val="bullet"/>
      <w:lvlText w:val="o"/>
      <w:lvlJc w:val="left"/>
      <w:pPr>
        <w:ind w:left="3600" w:hanging="360"/>
      </w:pPr>
      <w:rPr>
        <w:rFonts w:hint="default" w:ascii="Courier New" w:hAnsi="Courier New"/>
      </w:rPr>
    </w:lvl>
    <w:lvl w:ilvl="5" w:tplc="815410D4">
      <w:start w:val="1"/>
      <w:numFmt w:val="bullet"/>
      <w:lvlText w:val=""/>
      <w:lvlJc w:val="left"/>
      <w:pPr>
        <w:ind w:left="4320" w:hanging="360"/>
      </w:pPr>
      <w:rPr>
        <w:rFonts w:hint="default" w:ascii="Wingdings" w:hAnsi="Wingdings"/>
      </w:rPr>
    </w:lvl>
    <w:lvl w:ilvl="6" w:tplc="F68C0C86">
      <w:start w:val="1"/>
      <w:numFmt w:val="bullet"/>
      <w:lvlText w:val=""/>
      <w:lvlJc w:val="left"/>
      <w:pPr>
        <w:ind w:left="5040" w:hanging="360"/>
      </w:pPr>
      <w:rPr>
        <w:rFonts w:hint="default" w:ascii="Symbol" w:hAnsi="Symbol"/>
      </w:rPr>
    </w:lvl>
    <w:lvl w:ilvl="7" w:tplc="B8726814">
      <w:start w:val="1"/>
      <w:numFmt w:val="bullet"/>
      <w:lvlText w:val="o"/>
      <w:lvlJc w:val="left"/>
      <w:pPr>
        <w:ind w:left="5760" w:hanging="360"/>
      </w:pPr>
      <w:rPr>
        <w:rFonts w:hint="default" w:ascii="Courier New" w:hAnsi="Courier New"/>
      </w:rPr>
    </w:lvl>
    <w:lvl w:ilvl="8" w:tplc="2B04B1C2">
      <w:start w:val="1"/>
      <w:numFmt w:val="bullet"/>
      <w:lvlText w:val=""/>
      <w:lvlJc w:val="left"/>
      <w:pPr>
        <w:ind w:left="6480" w:hanging="360"/>
      </w:pPr>
      <w:rPr>
        <w:rFonts w:hint="default" w:ascii="Wingdings" w:hAnsi="Wingdings"/>
      </w:rPr>
    </w:lvl>
  </w:abstractNum>
  <w:abstractNum w:abstractNumId="94" w15:restartNumberingAfterBreak="0">
    <w:nsid w:val="6F555D9B"/>
    <w:multiLevelType w:val="multilevel"/>
    <w:tmpl w:val="992CC8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71FA4B5F"/>
    <w:multiLevelType w:val="multilevel"/>
    <w:tmpl w:val="998C39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75F332CF"/>
    <w:multiLevelType w:val="multilevel"/>
    <w:tmpl w:val="F6CC7C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75FF17C4"/>
    <w:multiLevelType w:val="multilevel"/>
    <w:tmpl w:val="E3D60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77CF155D"/>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78A06F3C"/>
    <w:multiLevelType w:val="multilevel"/>
    <w:tmpl w:val="2976F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9242010"/>
    <w:multiLevelType w:val="hybridMultilevel"/>
    <w:tmpl w:val="F96408A2"/>
    <w:lvl w:ilvl="0" w:tplc="ACE0AFC0">
      <w:start w:val="1"/>
      <w:numFmt w:val="bullet"/>
      <w:lvlText w:val=""/>
      <w:lvlJc w:val="left"/>
      <w:pPr>
        <w:ind w:left="720" w:hanging="360"/>
      </w:pPr>
      <w:rPr>
        <w:rFonts w:hint="default" w:ascii="Symbol" w:hAnsi="Symbol"/>
      </w:rPr>
    </w:lvl>
    <w:lvl w:ilvl="1" w:tplc="FB56E01A">
      <w:start w:val="1"/>
      <w:numFmt w:val="bullet"/>
      <w:lvlText w:val="o"/>
      <w:lvlJc w:val="left"/>
      <w:pPr>
        <w:ind w:left="1440" w:hanging="360"/>
      </w:pPr>
      <w:rPr>
        <w:rFonts w:hint="default" w:ascii="Courier New" w:hAnsi="Courier New"/>
      </w:rPr>
    </w:lvl>
    <w:lvl w:ilvl="2" w:tplc="F0C2F696">
      <w:start w:val="1"/>
      <w:numFmt w:val="bullet"/>
      <w:lvlText w:val=""/>
      <w:lvlJc w:val="left"/>
      <w:pPr>
        <w:ind w:left="2160" w:hanging="360"/>
      </w:pPr>
      <w:rPr>
        <w:rFonts w:hint="default" w:ascii="Wingdings" w:hAnsi="Wingdings"/>
      </w:rPr>
    </w:lvl>
    <w:lvl w:ilvl="3" w:tplc="8EC45D46">
      <w:start w:val="1"/>
      <w:numFmt w:val="bullet"/>
      <w:lvlText w:val=""/>
      <w:lvlJc w:val="left"/>
      <w:pPr>
        <w:ind w:left="2880" w:hanging="360"/>
      </w:pPr>
      <w:rPr>
        <w:rFonts w:hint="default" w:ascii="Symbol" w:hAnsi="Symbol"/>
      </w:rPr>
    </w:lvl>
    <w:lvl w:ilvl="4" w:tplc="BAA854F8">
      <w:start w:val="1"/>
      <w:numFmt w:val="bullet"/>
      <w:lvlText w:val="o"/>
      <w:lvlJc w:val="left"/>
      <w:pPr>
        <w:ind w:left="3600" w:hanging="360"/>
      </w:pPr>
      <w:rPr>
        <w:rFonts w:hint="default" w:ascii="Courier New" w:hAnsi="Courier New"/>
      </w:rPr>
    </w:lvl>
    <w:lvl w:ilvl="5" w:tplc="080AB298">
      <w:start w:val="1"/>
      <w:numFmt w:val="bullet"/>
      <w:lvlText w:val=""/>
      <w:lvlJc w:val="left"/>
      <w:pPr>
        <w:ind w:left="4320" w:hanging="360"/>
      </w:pPr>
      <w:rPr>
        <w:rFonts w:hint="default" w:ascii="Wingdings" w:hAnsi="Wingdings"/>
      </w:rPr>
    </w:lvl>
    <w:lvl w:ilvl="6" w:tplc="FFB2E324">
      <w:start w:val="1"/>
      <w:numFmt w:val="bullet"/>
      <w:lvlText w:val=""/>
      <w:lvlJc w:val="left"/>
      <w:pPr>
        <w:ind w:left="5040" w:hanging="360"/>
      </w:pPr>
      <w:rPr>
        <w:rFonts w:hint="default" w:ascii="Symbol" w:hAnsi="Symbol"/>
      </w:rPr>
    </w:lvl>
    <w:lvl w:ilvl="7" w:tplc="92EC0702">
      <w:start w:val="1"/>
      <w:numFmt w:val="bullet"/>
      <w:lvlText w:val="o"/>
      <w:lvlJc w:val="left"/>
      <w:pPr>
        <w:ind w:left="5760" w:hanging="360"/>
      </w:pPr>
      <w:rPr>
        <w:rFonts w:hint="default" w:ascii="Courier New" w:hAnsi="Courier New"/>
      </w:rPr>
    </w:lvl>
    <w:lvl w:ilvl="8" w:tplc="4CC45F2E">
      <w:start w:val="1"/>
      <w:numFmt w:val="bullet"/>
      <w:lvlText w:val=""/>
      <w:lvlJc w:val="left"/>
      <w:pPr>
        <w:ind w:left="6480" w:hanging="360"/>
      </w:pPr>
      <w:rPr>
        <w:rFonts w:hint="default" w:ascii="Wingdings" w:hAnsi="Wingdings"/>
      </w:rPr>
    </w:lvl>
  </w:abstractNum>
  <w:abstractNum w:abstractNumId="101" w15:restartNumberingAfterBreak="0">
    <w:nsid w:val="7E1F40B0"/>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7F3B5AF4"/>
    <w:multiLevelType w:val="multilevel"/>
    <w:tmpl w:val="3CA4D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F605BC0"/>
    <w:multiLevelType w:val="multilevel"/>
    <w:tmpl w:val="4CACC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7FF85F38"/>
    <w:multiLevelType w:val="hybridMultilevel"/>
    <w:tmpl w:val="966886B2"/>
    <w:lvl w:ilvl="0" w:tplc="D1EAA728">
      <w:start w:val="1"/>
      <w:numFmt w:val="bullet"/>
      <w:lvlText w:val=""/>
      <w:lvlJc w:val="left"/>
      <w:pPr>
        <w:ind w:left="720" w:hanging="360"/>
      </w:pPr>
      <w:rPr>
        <w:rFonts w:hint="default" w:ascii="Symbol" w:hAnsi="Symbol"/>
      </w:rPr>
    </w:lvl>
    <w:lvl w:ilvl="1" w:tplc="3216F8E0">
      <w:start w:val="1"/>
      <w:numFmt w:val="bullet"/>
      <w:lvlText w:val="o"/>
      <w:lvlJc w:val="left"/>
      <w:pPr>
        <w:ind w:left="1440" w:hanging="360"/>
      </w:pPr>
      <w:rPr>
        <w:rFonts w:hint="default" w:ascii="Courier New" w:hAnsi="Courier New"/>
      </w:rPr>
    </w:lvl>
    <w:lvl w:ilvl="2" w:tplc="5AAE3590">
      <w:start w:val="1"/>
      <w:numFmt w:val="bullet"/>
      <w:lvlText w:val=""/>
      <w:lvlJc w:val="left"/>
      <w:pPr>
        <w:ind w:left="2160" w:hanging="360"/>
      </w:pPr>
      <w:rPr>
        <w:rFonts w:hint="default" w:ascii="Wingdings" w:hAnsi="Wingdings"/>
      </w:rPr>
    </w:lvl>
    <w:lvl w:ilvl="3" w:tplc="56BE0B98">
      <w:start w:val="1"/>
      <w:numFmt w:val="bullet"/>
      <w:lvlText w:val=""/>
      <w:lvlJc w:val="left"/>
      <w:pPr>
        <w:ind w:left="2880" w:hanging="360"/>
      </w:pPr>
      <w:rPr>
        <w:rFonts w:hint="default" w:ascii="Symbol" w:hAnsi="Symbol"/>
      </w:rPr>
    </w:lvl>
    <w:lvl w:ilvl="4" w:tplc="4976A32E">
      <w:start w:val="1"/>
      <w:numFmt w:val="bullet"/>
      <w:lvlText w:val="o"/>
      <w:lvlJc w:val="left"/>
      <w:pPr>
        <w:ind w:left="3600" w:hanging="360"/>
      </w:pPr>
      <w:rPr>
        <w:rFonts w:hint="default" w:ascii="Courier New" w:hAnsi="Courier New"/>
      </w:rPr>
    </w:lvl>
    <w:lvl w:ilvl="5" w:tplc="89480A68">
      <w:start w:val="1"/>
      <w:numFmt w:val="bullet"/>
      <w:lvlText w:val=""/>
      <w:lvlJc w:val="left"/>
      <w:pPr>
        <w:ind w:left="4320" w:hanging="360"/>
      </w:pPr>
      <w:rPr>
        <w:rFonts w:hint="default" w:ascii="Wingdings" w:hAnsi="Wingdings"/>
      </w:rPr>
    </w:lvl>
    <w:lvl w:ilvl="6" w:tplc="76BEF6E8">
      <w:start w:val="1"/>
      <w:numFmt w:val="bullet"/>
      <w:lvlText w:val=""/>
      <w:lvlJc w:val="left"/>
      <w:pPr>
        <w:ind w:left="5040" w:hanging="360"/>
      </w:pPr>
      <w:rPr>
        <w:rFonts w:hint="default" w:ascii="Symbol" w:hAnsi="Symbol"/>
      </w:rPr>
    </w:lvl>
    <w:lvl w:ilvl="7" w:tplc="BE60DF8E">
      <w:start w:val="1"/>
      <w:numFmt w:val="bullet"/>
      <w:lvlText w:val="o"/>
      <w:lvlJc w:val="left"/>
      <w:pPr>
        <w:ind w:left="5760" w:hanging="360"/>
      </w:pPr>
      <w:rPr>
        <w:rFonts w:hint="default" w:ascii="Courier New" w:hAnsi="Courier New"/>
      </w:rPr>
    </w:lvl>
    <w:lvl w:ilvl="8" w:tplc="ED6005A4">
      <w:start w:val="1"/>
      <w:numFmt w:val="bullet"/>
      <w:lvlText w:val=""/>
      <w:lvlJc w:val="left"/>
      <w:pPr>
        <w:ind w:left="6480" w:hanging="360"/>
      </w:pPr>
      <w:rPr>
        <w:rFonts w:hint="default" w:ascii="Wingdings" w:hAnsi="Wingdings"/>
      </w:rPr>
    </w:lvl>
  </w:abstractNum>
  <w:abstractNum w:abstractNumId="105" w15:restartNumberingAfterBreak="0">
    <w:nsid w:val="7FFE01F5"/>
    <w:multiLevelType w:val="multilevel"/>
    <w:tmpl w:val="E438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24726568">
    <w:abstractNumId w:val="40"/>
  </w:num>
  <w:num w:numId="2" w16cid:durableId="727798033">
    <w:abstractNumId w:val="93"/>
  </w:num>
  <w:num w:numId="3" w16cid:durableId="1730958857">
    <w:abstractNumId w:val="73"/>
  </w:num>
  <w:num w:numId="4" w16cid:durableId="2004695123">
    <w:abstractNumId w:val="104"/>
  </w:num>
  <w:num w:numId="5" w16cid:durableId="865749824">
    <w:abstractNumId w:val="82"/>
  </w:num>
  <w:num w:numId="6" w16cid:durableId="342821137">
    <w:abstractNumId w:val="10"/>
  </w:num>
  <w:num w:numId="7" w16cid:durableId="356389695">
    <w:abstractNumId w:val="49"/>
  </w:num>
  <w:num w:numId="8" w16cid:durableId="1539316827">
    <w:abstractNumId w:val="75"/>
  </w:num>
  <w:num w:numId="9" w16cid:durableId="1644312481">
    <w:abstractNumId w:val="41"/>
  </w:num>
  <w:num w:numId="10" w16cid:durableId="498930185">
    <w:abstractNumId w:val="100"/>
  </w:num>
  <w:num w:numId="11" w16cid:durableId="2099324057">
    <w:abstractNumId w:val="5"/>
  </w:num>
  <w:num w:numId="12" w16cid:durableId="538931684">
    <w:abstractNumId w:val="3"/>
  </w:num>
  <w:num w:numId="13" w16cid:durableId="1072003967">
    <w:abstractNumId w:val="2"/>
  </w:num>
  <w:num w:numId="14" w16cid:durableId="214660874">
    <w:abstractNumId w:val="4"/>
  </w:num>
  <w:num w:numId="15" w16cid:durableId="817113392">
    <w:abstractNumId w:val="1"/>
  </w:num>
  <w:num w:numId="16" w16cid:durableId="1477646460">
    <w:abstractNumId w:val="0"/>
  </w:num>
  <w:num w:numId="17" w16cid:durableId="580456805">
    <w:abstractNumId w:val="17"/>
  </w:num>
  <w:num w:numId="18" w16cid:durableId="1214585852">
    <w:abstractNumId w:val="92"/>
  </w:num>
  <w:num w:numId="19" w16cid:durableId="2123449988">
    <w:abstractNumId w:val="59"/>
  </w:num>
  <w:num w:numId="20" w16cid:durableId="1120608994">
    <w:abstractNumId w:val="94"/>
  </w:num>
  <w:num w:numId="21" w16cid:durableId="2075350210">
    <w:abstractNumId w:val="70"/>
  </w:num>
  <w:num w:numId="22" w16cid:durableId="1377663587">
    <w:abstractNumId w:val="90"/>
  </w:num>
  <w:num w:numId="23" w16cid:durableId="939218897">
    <w:abstractNumId w:val="35"/>
  </w:num>
  <w:num w:numId="24" w16cid:durableId="184708553">
    <w:abstractNumId w:val="55"/>
  </w:num>
  <w:num w:numId="25" w16cid:durableId="1280408859">
    <w:abstractNumId w:val="11"/>
  </w:num>
  <w:num w:numId="26" w16cid:durableId="1874687134">
    <w:abstractNumId w:val="69"/>
  </w:num>
  <w:num w:numId="27" w16cid:durableId="1570386798">
    <w:abstractNumId w:val="31"/>
  </w:num>
  <w:num w:numId="28" w16cid:durableId="150877729">
    <w:abstractNumId w:val="96"/>
  </w:num>
  <w:num w:numId="29" w16cid:durableId="1076706663">
    <w:abstractNumId w:val="74"/>
  </w:num>
  <w:num w:numId="30" w16cid:durableId="696004044">
    <w:abstractNumId w:val="65"/>
  </w:num>
  <w:num w:numId="31" w16cid:durableId="1282374973">
    <w:abstractNumId w:val="24"/>
  </w:num>
  <w:num w:numId="32" w16cid:durableId="106043973">
    <w:abstractNumId w:val="72"/>
  </w:num>
  <w:num w:numId="33" w16cid:durableId="2144883913">
    <w:abstractNumId w:val="64"/>
  </w:num>
  <w:num w:numId="34" w16cid:durableId="1429041979">
    <w:abstractNumId w:val="26"/>
  </w:num>
  <w:num w:numId="35" w16cid:durableId="1409500279">
    <w:abstractNumId w:val="84"/>
  </w:num>
  <w:num w:numId="36" w16cid:durableId="1996376384">
    <w:abstractNumId w:val="43"/>
  </w:num>
  <w:num w:numId="37" w16cid:durableId="1339965282">
    <w:abstractNumId w:val="99"/>
  </w:num>
  <w:num w:numId="38" w16cid:durableId="1384329080">
    <w:abstractNumId w:val="61"/>
  </w:num>
  <w:num w:numId="39" w16cid:durableId="1841698072">
    <w:abstractNumId w:val="37"/>
  </w:num>
  <w:num w:numId="40" w16cid:durableId="1155728441">
    <w:abstractNumId w:val="66"/>
  </w:num>
  <w:num w:numId="41" w16cid:durableId="527790634">
    <w:abstractNumId w:val="46"/>
  </w:num>
  <w:num w:numId="42" w16cid:durableId="436487627">
    <w:abstractNumId w:val="14"/>
  </w:num>
  <w:num w:numId="43" w16cid:durableId="996954149">
    <w:abstractNumId w:val="60"/>
  </w:num>
  <w:num w:numId="44" w16cid:durableId="1543831958">
    <w:abstractNumId w:val="29"/>
  </w:num>
  <w:num w:numId="45" w16cid:durableId="1312563375">
    <w:abstractNumId w:val="105"/>
  </w:num>
  <w:num w:numId="46" w16cid:durableId="78991754">
    <w:abstractNumId w:val="80"/>
  </w:num>
  <w:num w:numId="47" w16cid:durableId="1483043345">
    <w:abstractNumId w:val="19"/>
  </w:num>
  <w:num w:numId="48" w16cid:durableId="1717581514">
    <w:abstractNumId w:val="63"/>
  </w:num>
  <w:num w:numId="49" w16cid:durableId="1476607487">
    <w:abstractNumId w:val="20"/>
  </w:num>
  <w:num w:numId="50" w16cid:durableId="1534227546">
    <w:abstractNumId w:val="101"/>
  </w:num>
  <w:num w:numId="51" w16cid:durableId="1287741282">
    <w:abstractNumId w:val="78"/>
  </w:num>
  <w:num w:numId="52" w16cid:durableId="1528641209">
    <w:abstractNumId w:val="12"/>
  </w:num>
  <w:num w:numId="53" w16cid:durableId="675964956">
    <w:abstractNumId w:val="21"/>
  </w:num>
  <w:num w:numId="54" w16cid:durableId="1067262836">
    <w:abstractNumId w:val="77"/>
  </w:num>
  <w:num w:numId="55" w16cid:durableId="1043599618">
    <w:abstractNumId w:val="50"/>
  </w:num>
  <w:num w:numId="56" w16cid:durableId="955215018">
    <w:abstractNumId w:val="33"/>
  </w:num>
  <w:num w:numId="57" w16cid:durableId="1241670063">
    <w:abstractNumId w:val="98"/>
  </w:num>
  <w:num w:numId="58" w16cid:durableId="406001530">
    <w:abstractNumId w:val="67"/>
  </w:num>
  <w:num w:numId="59" w16cid:durableId="1190483461">
    <w:abstractNumId w:val="68"/>
  </w:num>
  <w:num w:numId="60" w16cid:durableId="1744644880">
    <w:abstractNumId w:val="58"/>
  </w:num>
  <w:num w:numId="61" w16cid:durableId="1535314871">
    <w:abstractNumId w:val="62"/>
  </w:num>
  <w:num w:numId="62" w16cid:durableId="1292007823">
    <w:abstractNumId w:val="36"/>
  </w:num>
  <w:num w:numId="63" w16cid:durableId="1476532365">
    <w:abstractNumId w:val="48"/>
  </w:num>
  <w:num w:numId="64" w16cid:durableId="1579752885">
    <w:abstractNumId w:val="16"/>
  </w:num>
  <w:num w:numId="65" w16cid:durableId="1395203261">
    <w:abstractNumId w:val="89"/>
  </w:num>
  <w:num w:numId="66" w16cid:durableId="180247035">
    <w:abstractNumId w:val="42"/>
  </w:num>
  <w:num w:numId="67" w16cid:durableId="740981968">
    <w:abstractNumId w:val="44"/>
  </w:num>
  <w:num w:numId="68" w16cid:durableId="1570576465">
    <w:abstractNumId w:val="28"/>
  </w:num>
  <w:num w:numId="69" w16cid:durableId="1884637199">
    <w:abstractNumId w:val="7"/>
  </w:num>
  <w:num w:numId="70" w16cid:durableId="1479104479">
    <w:abstractNumId w:val="47"/>
  </w:num>
  <w:num w:numId="71" w16cid:durableId="1582329543">
    <w:abstractNumId w:val="76"/>
  </w:num>
  <w:num w:numId="72" w16cid:durableId="886797665">
    <w:abstractNumId w:val="27"/>
  </w:num>
  <w:num w:numId="73" w16cid:durableId="921599524">
    <w:abstractNumId w:val="71"/>
  </w:num>
  <w:num w:numId="74" w16cid:durableId="1190072248">
    <w:abstractNumId w:val="54"/>
  </w:num>
  <w:num w:numId="75" w16cid:durableId="1473912775">
    <w:abstractNumId w:val="81"/>
  </w:num>
  <w:num w:numId="76" w16cid:durableId="653995811">
    <w:abstractNumId w:val="87"/>
  </w:num>
  <w:num w:numId="77" w16cid:durableId="424544092">
    <w:abstractNumId w:val="85"/>
  </w:num>
  <w:num w:numId="78" w16cid:durableId="239099947">
    <w:abstractNumId w:val="22"/>
  </w:num>
  <w:num w:numId="79" w16cid:durableId="1642885122">
    <w:abstractNumId w:val="45"/>
  </w:num>
  <w:num w:numId="80" w16cid:durableId="1792555221">
    <w:abstractNumId w:val="79"/>
  </w:num>
  <w:num w:numId="81" w16cid:durableId="1003972566">
    <w:abstractNumId w:val="103"/>
  </w:num>
  <w:num w:numId="82" w16cid:durableId="1857038768">
    <w:abstractNumId w:val="8"/>
  </w:num>
  <w:num w:numId="83" w16cid:durableId="1334601382">
    <w:abstractNumId w:val="97"/>
  </w:num>
  <w:num w:numId="84" w16cid:durableId="1534535363">
    <w:abstractNumId w:val="52"/>
  </w:num>
  <w:num w:numId="85" w16cid:durableId="927226226">
    <w:abstractNumId w:val="53"/>
  </w:num>
  <w:num w:numId="86" w16cid:durableId="1062367984">
    <w:abstractNumId w:val="34"/>
  </w:num>
  <w:num w:numId="87" w16cid:durableId="1351369015">
    <w:abstractNumId w:val="38"/>
  </w:num>
  <w:num w:numId="88" w16cid:durableId="915479894">
    <w:abstractNumId w:val="25"/>
  </w:num>
  <w:num w:numId="89" w16cid:durableId="26949720">
    <w:abstractNumId w:val="18"/>
  </w:num>
  <w:num w:numId="90" w16cid:durableId="1706363970">
    <w:abstractNumId w:val="88"/>
  </w:num>
  <w:num w:numId="91" w16cid:durableId="1307705944">
    <w:abstractNumId w:val="9"/>
  </w:num>
  <w:num w:numId="92" w16cid:durableId="371079132">
    <w:abstractNumId w:val="13"/>
  </w:num>
  <w:num w:numId="93" w16cid:durableId="1048381194">
    <w:abstractNumId w:val="30"/>
  </w:num>
  <w:num w:numId="94" w16cid:durableId="170803184">
    <w:abstractNumId w:val="32"/>
  </w:num>
  <w:num w:numId="95" w16cid:durableId="425349585">
    <w:abstractNumId w:val="86"/>
  </w:num>
  <w:num w:numId="96" w16cid:durableId="1654987217">
    <w:abstractNumId w:val="23"/>
  </w:num>
  <w:num w:numId="97" w16cid:durableId="1548759588">
    <w:abstractNumId w:val="51"/>
  </w:num>
  <w:num w:numId="98" w16cid:durableId="143935188">
    <w:abstractNumId w:val="56"/>
  </w:num>
  <w:num w:numId="99" w16cid:durableId="2139101841">
    <w:abstractNumId w:val="102"/>
  </w:num>
  <w:num w:numId="100" w16cid:durableId="545262487">
    <w:abstractNumId w:val="39"/>
  </w:num>
  <w:num w:numId="101" w16cid:durableId="1835685532">
    <w:abstractNumId w:val="83"/>
  </w:num>
  <w:num w:numId="102" w16cid:durableId="1880626944">
    <w:abstractNumId w:val="91"/>
  </w:num>
  <w:num w:numId="103" w16cid:durableId="604381789">
    <w:abstractNumId w:val="95"/>
  </w:num>
  <w:num w:numId="104" w16cid:durableId="689573611">
    <w:abstractNumId w:val="6"/>
  </w:num>
  <w:num w:numId="105" w16cid:durableId="2047483183">
    <w:abstractNumId w:val="57"/>
  </w:num>
  <w:num w:numId="106" w16cid:durableId="673726911">
    <w:abstractNumId w:val="15"/>
  </w:num>
  <w:numIdMacAtCleanup w:val="101"/>
</w:numbering>
</file>

<file path=word/people.xml><?xml version="1.0" encoding="utf-8"?>
<w15:people xmlns:mc="http://schemas.openxmlformats.org/markup-compatibility/2006" xmlns:w15="http://schemas.microsoft.com/office/word/2012/wordml" mc:Ignorable="w15">
  <w15:person w15:author="Ivor Padilla">
    <w15:presenceInfo w15:providerId="AD" w15:userId="S::ivor_padilla@epamneoris.com::fe9f09c4-48d8-4a7a-84f1-97c9554ff850"/>
  </w15:person>
  <w15:person w15:author="Juan Luis Garcia">
    <w15:presenceInfo w15:providerId="AD" w15:userId="S::juanluis_garcia@epam.com::8e53237b-b85f-46ac-bb0f-04e883decfa8"/>
  </w15:person>
  <w15:person w15:author="Antonio Vaquerizo">
    <w15:presenceInfo w15:providerId="AD" w15:userId="S::antonio_vaquerizo@epamneoris.com::f39e3e7b-bbe2-4e04-b0a7-0ad6a34925c3"/>
  </w15:person>
  <w15:person w15:author="Pablo Beldarrain">
    <w15:presenceInfo w15:providerId="AD" w15:userId="S::pablo_beldarrain@epamneoris.com::9fef9ab9-cdf6-48b6-9d49-4c026cb8b5c6"/>
  </w15:person>
  <w15:person w15:author="Erick Ramirez Torres">
    <w15:presenceInfo w15:providerId="AD" w15:userId="S::erick_ramireztorres@epamneoris.com::17aea4af-196f-40a2-a85f-45d3f0c0e1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FB"/>
    <w:rsid w:val="00006D29"/>
    <w:rsid w:val="0001040A"/>
    <w:rsid w:val="0001303F"/>
    <w:rsid w:val="00013EA1"/>
    <w:rsid w:val="00017BCD"/>
    <w:rsid w:val="000249EF"/>
    <w:rsid w:val="00026E4D"/>
    <w:rsid w:val="00034616"/>
    <w:rsid w:val="00035F77"/>
    <w:rsid w:val="0006063C"/>
    <w:rsid w:val="00060807"/>
    <w:rsid w:val="00061FA5"/>
    <w:rsid w:val="00067B1C"/>
    <w:rsid w:val="00071241"/>
    <w:rsid w:val="00077F8C"/>
    <w:rsid w:val="000805F6"/>
    <w:rsid w:val="00085927"/>
    <w:rsid w:val="00086A77"/>
    <w:rsid w:val="00094DC1"/>
    <w:rsid w:val="00095996"/>
    <w:rsid w:val="00096A0D"/>
    <w:rsid w:val="00097396"/>
    <w:rsid w:val="00097438"/>
    <w:rsid w:val="000976DD"/>
    <w:rsid w:val="000C6996"/>
    <w:rsid w:val="000C7E70"/>
    <w:rsid w:val="000D15A2"/>
    <w:rsid w:val="000D2925"/>
    <w:rsid w:val="000D63C4"/>
    <w:rsid w:val="000E05D1"/>
    <w:rsid w:val="000E679D"/>
    <w:rsid w:val="000F0D84"/>
    <w:rsid w:val="000F5B48"/>
    <w:rsid w:val="000F7693"/>
    <w:rsid w:val="001003B1"/>
    <w:rsid w:val="00100CE4"/>
    <w:rsid w:val="00104C5C"/>
    <w:rsid w:val="0010687D"/>
    <w:rsid w:val="00107066"/>
    <w:rsid w:val="0010793C"/>
    <w:rsid w:val="0011641A"/>
    <w:rsid w:val="001220F4"/>
    <w:rsid w:val="00122617"/>
    <w:rsid w:val="0012339C"/>
    <w:rsid w:val="00123BE5"/>
    <w:rsid w:val="00124914"/>
    <w:rsid w:val="0012568F"/>
    <w:rsid w:val="0013032C"/>
    <w:rsid w:val="00132345"/>
    <w:rsid w:val="0015074B"/>
    <w:rsid w:val="001561B9"/>
    <w:rsid w:val="001648B4"/>
    <w:rsid w:val="0017050C"/>
    <w:rsid w:val="0017139E"/>
    <w:rsid w:val="00174DA3"/>
    <w:rsid w:val="00183098"/>
    <w:rsid w:val="00191A9D"/>
    <w:rsid w:val="001929A0"/>
    <w:rsid w:val="00193B9F"/>
    <w:rsid w:val="00196552"/>
    <w:rsid w:val="001A0913"/>
    <w:rsid w:val="001A3792"/>
    <w:rsid w:val="001A5BC3"/>
    <w:rsid w:val="001B1C7A"/>
    <w:rsid w:val="001B1E61"/>
    <w:rsid w:val="001C11F8"/>
    <w:rsid w:val="001C6F4A"/>
    <w:rsid w:val="001C7FAC"/>
    <w:rsid w:val="001D0738"/>
    <w:rsid w:val="001D16E7"/>
    <w:rsid w:val="001D1F15"/>
    <w:rsid w:val="001D27DA"/>
    <w:rsid w:val="001D3187"/>
    <w:rsid w:val="001D5DE4"/>
    <w:rsid w:val="001D6385"/>
    <w:rsid w:val="00203890"/>
    <w:rsid w:val="00206CF6"/>
    <w:rsid w:val="002152FA"/>
    <w:rsid w:val="002232A8"/>
    <w:rsid w:val="0024044A"/>
    <w:rsid w:val="002406C5"/>
    <w:rsid w:val="002530BF"/>
    <w:rsid w:val="002543F5"/>
    <w:rsid w:val="00256991"/>
    <w:rsid w:val="00261DBF"/>
    <w:rsid w:val="00267133"/>
    <w:rsid w:val="002711F3"/>
    <w:rsid w:val="002824BC"/>
    <w:rsid w:val="00284E37"/>
    <w:rsid w:val="00291427"/>
    <w:rsid w:val="0029639D"/>
    <w:rsid w:val="002A37C3"/>
    <w:rsid w:val="002A7597"/>
    <w:rsid w:val="002A7743"/>
    <w:rsid w:val="002B0749"/>
    <w:rsid w:val="002C2478"/>
    <w:rsid w:val="002C5C0D"/>
    <w:rsid w:val="002C5DA1"/>
    <w:rsid w:val="002D56CA"/>
    <w:rsid w:val="002E454B"/>
    <w:rsid w:val="002E4E37"/>
    <w:rsid w:val="002E5A57"/>
    <w:rsid w:val="002E7D3B"/>
    <w:rsid w:val="002F15D3"/>
    <w:rsid w:val="002F36B8"/>
    <w:rsid w:val="002F56EF"/>
    <w:rsid w:val="00304CF4"/>
    <w:rsid w:val="00310A65"/>
    <w:rsid w:val="00322716"/>
    <w:rsid w:val="00326F90"/>
    <w:rsid w:val="00327728"/>
    <w:rsid w:val="00336E35"/>
    <w:rsid w:val="00337951"/>
    <w:rsid w:val="00343A36"/>
    <w:rsid w:val="00343B37"/>
    <w:rsid w:val="00345E22"/>
    <w:rsid w:val="00355A80"/>
    <w:rsid w:val="00357293"/>
    <w:rsid w:val="00360268"/>
    <w:rsid w:val="00360628"/>
    <w:rsid w:val="003623C4"/>
    <w:rsid w:val="00365417"/>
    <w:rsid w:val="00366A5A"/>
    <w:rsid w:val="00367033"/>
    <w:rsid w:val="003672D6"/>
    <w:rsid w:val="00374AB6"/>
    <w:rsid w:val="00383725"/>
    <w:rsid w:val="00384DBC"/>
    <w:rsid w:val="00384FA5"/>
    <w:rsid w:val="0039081D"/>
    <w:rsid w:val="00392834"/>
    <w:rsid w:val="00394500"/>
    <w:rsid w:val="00395EDB"/>
    <w:rsid w:val="0039686F"/>
    <w:rsid w:val="003979E4"/>
    <w:rsid w:val="003A05A8"/>
    <w:rsid w:val="003C19A4"/>
    <w:rsid w:val="003D2636"/>
    <w:rsid w:val="003E0E4B"/>
    <w:rsid w:val="003E28C2"/>
    <w:rsid w:val="003E4158"/>
    <w:rsid w:val="00400935"/>
    <w:rsid w:val="00423F01"/>
    <w:rsid w:val="004251C0"/>
    <w:rsid w:val="004413F0"/>
    <w:rsid w:val="00441D58"/>
    <w:rsid w:val="00455A69"/>
    <w:rsid w:val="004628F6"/>
    <w:rsid w:val="004668C5"/>
    <w:rsid w:val="00467A5A"/>
    <w:rsid w:val="004729EF"/>
    <w:rsid w:val="004754D4"/>
    <w:rsid w:val="00476074"/>
    <w:rsid w:val="00482752"/>
    <w:rsid w:val="00483898"/>
    <w:rsid w:val="004842FE"/>
    <w:rsid w:val="00490E74"/>
    <w:rsid w:val="00493BE7"/>
    <w:rsid w:val="0049681D"/>
    <w:rsid w:val="004A6F4C"/>
    <w:rsid w:val="004B6F53"/>
    <w:rsid w:val="004D6867"/>
    <w:rsid w:val="004E551D"/>
    <w:rsid w:val="004F01C4"/>
    <w:rsid w:val="004F634C"/>
    <w:rsid w:val="00503CA8"/>
    <w:rsid w:val="00503F8F"/>
    <w:rsid w:val="00507081"/>
    <w:rsid w:val="005164F1"/>
    <w:rsid w:val="00516A22"/>
    <w:rsid w:val="005265A5"/>
    <w:rsid w:val="00530B0A"/>
    <w:rsid w:val="005325EE"/>
    <w:rsid w:val="005329DA"/>
    <w:rsid w:val="00533E8E"/>
    <w:rsid w:val="00536636"/>
    <w:rsid w:val="00536B00"/>
    <w:rsid w:val="00542443"/>
    <w:rsid w:val="005632B2"/>
    <w:rsid w:val="00564D3E"/>
    <w:rsid w:val="00565ED4"/>
    <w:rsid w:val="00580CEB"/>
    <w:rsid w:val="00586981"/>
    <w:rsid w:val="005922A3"/>
    <w:rsid w:val="00594317"/>
    <w:rsid w:val="005944A2"/>
    <w:rsid w:val="005961A2"/>
    <w:rsid w:val="005971E4"/>
    <w:rsid w:val="005A1354"/>
    <w:rsid w:val="005A3422"/>
    <w:rsid w:val="005A3FF0"/>
    <w:rsid w:val="005A6C03"/>
    <w:rsid w:val="005B1782"/>
    <w:rsid w:val="005B46DD"/>
    <w:rsid w:val="005C089C"/>
    <w:rsid w:val="005C2683"/>
    <w:rsid w:val="005D2C78"/>
    <w:rsid w:val="005D655C"/>
    <w:rsid w:val="005D6AC0"/>
    <w:rsid w:val="005F510F"/>
    <w:rsid w:val="00601F09"/>
    <w:rsid w:val="00603F35"/>
    <w:rsid w:val="00612C85"/>
    <w:rsid w:val="00621FEA"/>
    <w:rsid w:val="00628555"/>
    <w:rsid w:val="006320B2"/>
    <w:rsid w:val="006422EB"/>
    <w:rsid w:val="00642822"/>
    <w:rsid w:val="00660E84"/>
    <w:rsid w:val="006621BA"/>
    <w:rsid w:val="006760C8"/>
    <w:rsid w:val="00683FA9"/>
    <w:rsid w:val="00692712"/>
    <w:rsid w:val="00694DD9"/>
    <w:rsid w:val="006A0BAB"/>
    <w:rsid w:val="006A54BE"/>
    <w:rsid w:val="006C7D6D"/>
    <w:rsid w:val="006D7583"/>
    <w:rsid w:val="006E0ED5"/>
    <w:rsid w:val="006F42DC"/>
    <w:rsid w:val="00704220"/>
    <w:rsid w:val="00712CB6"/>
    <w:rsid w:val="007263E3"/>
    <w:rsid w:val="00732BE9"/>
    <w:rsid w:val="00737E2A"/>
    <w:rsid w:val="00742360"/>
    <w:rsid w:val="00744E14"/>
    <w:rsid w:val="007459B5"/>
    <w:rsid w:val="00751B8A"/>
    <w:rsid w:val="00760B25"/>
    <w:rsid w:val="00761ACF"/>
    <w:rsid w:val="00764993"/>
    <w:rsid w:val="00764FF3"/>
    <w:rsid w:val="00766FF9"/>
    <w:rsid w:val="00771D15"/>
    <w:rsid w:val="00774D70"/>
    <w:rsid w:val="0078143D"/>
    <w:rsid w:val="00781AB1"/>
    <w:rsid w:val="00782E3C"/>
    <w:rsid w:val="00785CC4"/>
    <w:rsid w:val="0079010C"/>
    <w:rsid w:val="007915D1"/>
    <w:rsid w:val="00795C2F"/>
    <w:rsid w:val="00797B7D"/>
    <w:rsid w:val="007A2427"/>
    <w:rsid w:val="007A4193"/>
    <w:rsid w:val="007B74EB"/>
    <w:rsid w:val="007B7D81"/>
    <w:rsid w:val="007C0CC1"/>
    <w:rsid w:val="007C1019"/>
    <w:rsid w:val="007C5E7A"/>
    <w:rsid w:val="007C6250"/>
    <w:rsid w:val="007D0200"/>
    <w:rsid w:val="007D193C"/>
    <w:rsid w:val="007D5A1D"/>
    <w:rsid w:val="007E0AC5"/>
    <w:rsid w:val="007E3065"/>
    <w:rsid w:val="007E3D69"/>
    <w:rsid w:val="007E5AC0"/>
    <w:rsid w:val="007E6561"/>
    <w:rsid w:val="007E6AB7"/>
    <w:rsid w:val="007F07C5"/>
    <w:rsid w:val="007F1F34"/>
    <w:rsid w:val="007F5913"/>
    <w:rsid w:val="007F66B4"/>
    <w:rsid w:val="00801233"/>
    <w:rsid w:val="008050D3"/>
    <w:rsid w:val="00806D1B"/>
    <w:rsid w:val="00810E40"/>
    <w:rsid w:val="008119FD"/>
    <w:rsid w:val="00814BCA"/>
    <w:rsid w:val="00815442"/>
    <w:rsid w:val="008215DB"/>
    <w:rsid w:val="00834DFC"/>
    <w:rsid w:val="00835338"/>
    <w:rsid w:val="008403F2"/>
    <w:rsid w:val="00841B4F"/>
    <w:rsid w:val="00847568"/>
    <w:rsid w:val="00851E0A"/>
    <w:rsid w:val="00872FC4"/>
    <w:rsid w:val="008767ED"/>
    <w:rsid w:val="008769B3"/>
    <w:rsid w:val="00880181"/>
    <w:rsid w:val="00887023"/>
    <w:rsid w:val="00887364"/>
    <w:rsid w:val="00895426"/>
    <w:rsid w:val="00897F33"/>
    <w:rsid w:val="008A0C37"/>
    <w:rsid w:val="008A1432"/>
    <w:rsid w:val="008B297B"/>
    <w:rsid w:val="008B32FA"/>
    <w:rsid w:val="008B4808"/>
    <w:rsid w:val="008B4BD0"/>
    <w:rsid w:val="008C0150"/>
    <w:rsid w:val="008C11B9"/>
    <w:rsid w:val="008C5C94"/>
    <w:rsid w:val="008D3F0A"/>
    <w:rsid w:val="008E61F7"/>
    <w:rsid w:val="008F517D"/>
    <w:rsid w:val="00923D59"/>
    <w:rsid w:val="009324F2"/>
    <w:rsid w:val="009328C3"/>
    <w:rsid w:val="00933260"/>
    <w:rsid w:val="009337B2"/>
    <w:rsid w:val="00941D95"/>
    <w:rsid w:val="009450D4"/>
    <w:rsid w:val="00954EF8"/>
    <w:rsid w:val="00962E6D"/>
    <w:rsid w:val="00962F82"/>
    <w:rsid w:val="009679C4"/>
    <w:rsid w:val="00971857"/>
    <w:rsid w:val="00971D52"/>
    <w:rsid w:val="00971FD0"/>
    <w:rsid w:val="00974C6F"/>
    <w:rsid w:val="0097661F"/>
    <w:rsid w:val="009771F8"/>
    <w:rsid w:val="00996559"/>
    <w:rsid w:val="009A0B9F"/>
    <w:rsid w:val="009A18FF"/>
    <w:rsid w:val="009A1BE7"/>
    <w:rsid w:val="009B0970"/>
    <w:rsid w:val="009B23DF"/>
    <w:rsid w:val="009B49F1"/>
    <w:rsid w:val="009C2E5D"/>
    <w:rsid w:val="009C63CD"/>
    <w:rsid w:val="009D14BD"/>
    <w:rsid w:val="009E4839"/>
    <w:rsid w:val="009E495E"/>
    <w:rsid w:val="009F10EA"/>
    <w:rsid w:val="009F2F19"/>
    <w:rsid w:val="00A05AF5"/>
    <w:rsid w:val="00A076A9"/>
    <w:rsid w:val="00A167AA"/>
    <w:rsid w:val="00A21C3B"/>
    <w:rsid w:val="00A22B61"/>
    <w:rsid w:val="00A27AD9"/>
    <w:rsid w:val="00A34C05"/>
    <w:rsid w:val="00A36C16"/>
    <w:rsid w:val="00A54EC3"/>
    <w:rsid w:val="00A64C4C"/>
    <w:rsid w:val="00A660D1"/>
    <w:rsid w:val="00A71E15"/>
    <w:rsid w:val="00A747E2"/>
    <w:rsid w:val="00A747FB"/>
    <w:rsid w:val="00A75ADC"/>
    <w:rsid w:val="00A77E77"/>
    <w:rsid w:val="00A77F9F"/>
    <w:rsid w:val="00A808CF"/>
    <w:rsid w:val="00A82E34"/>
    <w:rsid w:val="00A84198"/>
    <w:rsid w:val="00A9352E"/>
    <w:rsid w:val="00A938C1"/>
    <w:rsid w:val="00A94974"/>
    <w:rsid w:val="00AA0662"/>
    <w:rsid w:val="00AA1D8D"/>
    <w:rsid w:val="00AA2CFB"/>
    <w:rsid w:val="00AA6BD0"/>
    <w:rsid w:val="00AA73D7"/>
    <w:rsid w:val="00AB4746"/>
    <w:rsid w:val="00AB68B8"/>
    <w:rsid w:val="00AB7C43"/>
    <w:rsid w:val="00AD1E97"/>
    <w:rsid w:val="00AE2D8D"/>
    <w:rsid w:val="00AE5089"/>
    <w:rsid w:val="00AE60D7"/>
    <w:rsid w:val="00AF21FF"/>
    <w:rsid w:val="00AF5F43"/>
    <w:rsid w:val="00B0055E"/>
    <w:rsid w:val="00B1706F"/>
    <w:rsid w:val="00B258F0"/>
    <w:rsid w:val="00B362B6"/>
    <w:rsid w:val="00B43725"/>
    <w:rsid w:val="00B47730"/>
    <w:rsid w:val="00B50440"/>
    <w:rsid w:val="00B561DF"/>
    <w:rsid w:val="00B60D5F"/>
    <w:rsid w:val="00B743B8"/>
    <w:rsid w:val="00B80F79"/>
    <w:rsid w:val="00B94773"/>
    <w:rsid w:val="00B965BD"/>
    <w:rsid w:val="00BA2E09"/>
    <w:rsid w:val="00BA792A"/>
    <w:rsid w:val="00BA79CC"/>
    <w:rsid w:val="00BB026C"/>
    <w:rsid w:val="00BB1DC4"/>
    <w:rsid w:val="00BB4D4A"/>
    <w:rsid w:val="00BC4C43"/>
    <w:rsid w:val="00BD0F06"/>
    <w:rsid w:val="00BD35AD"/>
    <w:rsid w:val="00BD4BCF"/>
    <w:rsid w:val="00BD634D"/>
    <w:rsid w:val="00BE188F"/>
    <w:rsid w:val="00BE6A87"/>
    <w:rsid w:val="00BF1F60"/>
    <w:rsid w:val="00BF61AF"/>
    <w:rsid w:val="00C02282"/>
    <w:rsid w:val="00C10BDC"/>
    <w:rsid w:val="00C16AD2"/>
    <w:rsid w:val="00C17714"/>
    <w:rsid w:val="00C23D8D"/>
    <w:rsid w:val="00C2534A"/>
    <w:rsid w:val="00C25E6A"/>
    <w:rsid w:val="00C30A15"/>
    <w:rsid w:val="00C32985"/>
    <w:rsid w:val="00C32DF4"/>
    <w:rsid w:val="00C34BCD"/>
    <w:rsid w:val="00C468CB"/>
    <w:rsid w:val="00C524D0"/>
    <w:rsid w:val="00C54423"/>
    <w:rsid w:val="00C56603"/>
    <w:rsid w:val="00C615AD"/>
    <w:rsid w:val="00C74AB5"/>
    <w:rsid w:val="00C91173"/>
    <w:rsid w:val="00C93AC7"/>
    <w:rsid w:val="00C94F1F"/>
    <w:rsid w:val="00CA3F95"/>
    <w:rsid w:val="00CA5FD5"/>
    <w:rsid w:val="00CB0474"/>
    <w:rsid w:val="00CB0664"/>
    <w:rsid w:val="00CB4404"/>
    <w:rsid w:val="00CD0DB6"/>
    <w:rsid w:val="00CD751A"/>
    <w:rsid w:val="00CE5143"/>
    <w:rsid w:val="00CE701D"/>
    <w:rsid w:val="00D0156F"/>
    <w:rsid w:val="00D01BCE"/>
    <w:rsid w:val="00D01EB3"/>
    <w:rsid w:val="00D11E2A"/>
    <w:rsid w:val="00D136BE"/>
    <w:rsid w:val="00D20B8B"/>
    <w:rsid w:val="00D21E12"/>
    <w:rsid w:val="00D25E70"/>
    <w:rsid w:val="00D44D81"/>
    <w:rsid w:val="00D50CDE"/>
    <w:rsid w:val="00D57565"/>
    <w:rsid w:val="00D6160C"/>
    <w:rsid w:val="00D76384"/>
    <w:rsid w:val="00D856A1"/>
    <w:rsid w:val="00D85A33"/>
    <w:rsid w:val="00D9446D"/>
    <w:rsid w:val="00D95680"/>
    <w:rsid w:val="00D962D0"/>
    <w:rsid w:val="00DA11A4"/>
    <w:rsid w:val="00DB1D3F"/>
    <w:rsid w:val="00DB2A8E"/>
    <w:rsid w:val="00DC3983"/>
    <w:rsid w:val="00DC6233"/>
    <w:rsid w:val="00DC6B46"/>
    <w:rsid w:val="00DD69F5"/>
    <w:rsid w:val="00DE4B8F"/>
    <w:rsid w:val="00DE4EA3"/>
    <w:rsid w:val="00DE511F"/>
    <w:rsid w:val="00DE738B"/>
    <w:rsid w:val="00DE7FD5"/>
    <w:rsid w:val="00DF5D63"/>
    <w:rsid w:val="00DF5E6B"/>
    <w:rsid w:val="00E1728C"/>
    <w:rsid w:val="00E17623"/>
    <w:rsid w:val="00E2741B"/>
    <w:rsid w:val="00E359B8"/>
    <w:rsid w:val="00E35D07"/>
    <w:rsid w:val="00E37CF8"/>
    <w:rsid w:val="00E41F64"/>
    <w:rsid w:val="00E55F0C"/>
    <w:rsid w:val="00E57CC9"/>
    <w:rsid w:val="00E64D26"/>
    <w:rsid w:val="00E85951"/>
    <w:rsid w:val="00E96C5B"/>
    <w:rsid w:val="00E97BB2"/>
    <w:rsid w:val="00EA0FA5"/>
    <w:rsid w:val="00EA16EB"/>
    <w:rsid w:val="00EB3BC3"/>
    <w:rsid w:val="00EB4332"/>
    <w:rsid w:val="00EB75B1"/>
    <w:rsid w:val="00EC269A"/>
    <w:rsid w:val="00ED4107"/>
    <w:rsid w:val="00ED51CB"/>
    <w:rsid w:val="00EE69C4"/>
    <w:rsid w:val="00EF5DA7"/>
    <w:rsid w:val="00F03399"/>
    <w:rsid w:val="00F048D3"/>
    <w:rsid w:val="00F15F0D"/>
    <w:rsid w:val="00F243E1"/>
    <w:rsid w:val="00F30BD5"/>
    <w:rsid w:val="00F3239D"/>
    <w:rsid w:val="00F336F8"/>
    <w:rsid w:val="00F34E60"/>
    <w:rsid w:val="00F367A1"/>
    <w:rsid w:val="00F40296"/>
    <w:rsid w:val="00F57818"/>
    <w:rsid w:val="00F61DB4"/>
    <w:rsid w:val="00F63CBD"/>
    <w:rsid w:val="00F71798"/>
    <w:rsid w:val="00F8266F"/>
    <w:rsid w:val="00F8555D"/>
    <w:rsid w:val="00FA249B"/>
    <w:rsid w:val="00FB1271"/>
    <w:rsid w:val="00FC38AE"/>
    <w:rsid w:val="00FC39B5"/>
    <w:rsid w:val="00FC693F"/>
    <w:rsid w:val="00FD4BE6"/>
    <w:rsid w:val="00FE00C6"/>
    <w:rsid w:val="00FE03AB"/>
    <w:rsid w:val="00FE25B9"/>
    <w:rsid w:val="00FE5B13"/>
    <w:rsid w:val="00FF1D13"/>
    <w:rsid w:val="00FF376E"/>
    <w:rsid w:val="00FF46AD"/>
    <w:rsid w:val="011E5A1D"/>
    <w:rsid w:val="02D25171"/>
    <w:rsid w:val="03604394"/>
    <w:rsid w:val="03A81FD7"/>
    <w:rsid w:val="03AAA17A"/>
    <w:rsid w:val="04A9818B"/>
    <w:rsid w:val="04E8749A"/>
    <w:rsid w:val="0582180A"/>
    <w:rsid w:val="05D762F7"/>
    <w:rsid w:val="0655997D"/>
    <w:rsid w:val="07B60378"/>
    <w:rsid w:val="08522EB8"/>
    <w:rsid w:val="092603BE"/>
    <w:rsid w:val="093A2AA6"/>
    <w:rsid w:val="09B10792"/>
    <w:rsid w:val="09CB8371"/>
    <w:rsid w:val="0AB7606A"/>
    <w:rsid w:val="0AFD4338"/>
    <w:rsid w:val="0B1FFA76"/>
    <w:rsid w:val="0BFE26E4"/>
    <w:rsid w:val="0C4388D9"/>
    <w:rsid w:val="0CBEDAA2"/>
    <w:rsid w:val="0CEF228C"/>
    <w:rsid w:val="0DC5DE67"/>
    <w:rsid w:val="0E3574B7"/>
    <w:rsid w:val="0F2301F5"/>
    <w:rsid w:val="0FBD1348"/>
    <w:rsid w:val="0FFD9E39"/>
    <w:rsid w:val="106B90C0"/>
    <w:rsid w:val="10C4871E"/>
    <w:rsid w:val="11562F7C"/>
    <w:rsid w:val="117FFF36"/>
    <w:rsid w:val="1297C723"/>
    <w:rsid w:val="130975AD"/>
    <w:rsid w:val="132E12BE"/>
    <w:rsid w:val="1335C073"/>
    <w:rsid w:val="1391EABF"/>
    <w:rsid w:val="1477E34F"/>
    <w:rsid w:val="147BACC8"/>
    <w:rsid w:val="15C40134"/>
    <w:rsid w:val="15F53643"/>
    <w:rsid w:val="16E6887A"/>
    <w:rsid w:val="16ECA11E"/>
    <w:rsid w:val="1793175D"/>
    <w:rsid w:val="17CFFDF2"/>
    <w:rsid w:val="17D65626"/>
    <w:rsid w:val="1815F180"/>
    <w:rsid w:val="184D8081"/>
    <w:rsid w:val="1896ED3E"/>
    <w:rsid w:val="18FC9890"/>
    <w:rsid w:val="1A090571"/>
    <w:rsid w:val="1A29817A"/>
    <w:rsid w:val="1A341A0C"/>
    <w:rsid w:val="1A7C2297"/>
    <w:rsid w:val="1B7FD71F"/>
    <w:rsid w:val="1BA26AB9"/>
    <w:rsid w:val="1C7AF100"/>
    <w:rsid w:val="1C82DC18"/>
    <w:rsid w:val="1C866141"/>
    <w:rsid w:val="1D48F9A5"/>
    <w:rsid w:val="1D4B836A"/>
    <w:rsid w:val="1D65580A"/>
    <w:rsid w:val="1DF0C279"/>
    <w:rsid w:val="1E73709F"/>
    <w:rsid w:val="1E79C626"/>
    <w:rsid w:val="1E926550"/>
    <w:rsid w:val="1EA4ED8E"/>
    <w:rsid w:val="1EC3AB49"/>
    <w:rsid w:val="1F9163BF"/>
    <w:rsid w:val="1FF12457"/>
    <w:rsid w:val="204F8186"/>
    <w:rsid w:val="20717A40"/>
    <w:rsid w:val="20A494A9"/>
    <w:rsid w:val="21239D8E"/>
    <w:rsid w:val="21DB4809"/>
    <w:rsid w:val="2205D7A6"/>
    <w:rsid w:val="2221A4CA"/>
    <w:rsid w:val="2266E0BA"/>
    <w:rsid w:val="22B95245"/>
    <w:rsid w:val="23A42AE0"/>
    <w:rsid w:val="240055AF"/>
    <w:rsid w:val="2497C703"/>
    <w:rsid w:val="2564DCBD"/>
    <w:rsid w:val="258F2C82"/>
    <w:rsid w:val="25A7F92B"/>
    <w:rsid w:val="2633591C"/>
    <w:rsid w:val="2693EC6F"/>
    <w:rsid w:val="26AC8B0F"/>
    <w:rsid w:val="26CDC6B1"/>
    <w:rsid w:val="278A37CC"/>
    <w:rsid w:val="29459826"/>
    <w:rsid w:val="2A0AB78D"/>
    <w:rsid w:val="2A474D47"/>
    <w:rsid w:val="2AD4F9D3"/>
    <w:rsid w:val="2B236E0C"/>
    <w:rsid w:val="2B50305B"/>
    <w:rsid w:val="2BA05E84"/>
    <w:rsid w:val="2BAE879F"/>
    <w:rsid w:val="2BFF9897"/>
    <w:rsid w:val="2C5E30F6"/>
    <w:rsid w:val="2C724EB5"/>
    <w:rsid w:val="2C9BD0DD"/>
    <w:rsid w:val="2DC6FE7D"/>
    <w:rsid w:val="2DD85FC8"/>
    <w:rsid w:val="2E0194B2"/>
    <w:rsid w:val="2E61C7F1"/>
    <w:rsid w:val="2ED8D475"/>
    <w:rsid w:val="2F03A312"/>
    <w:rsid w:val="2F31F5B1"/>
    <w:rsid w:val="2F62C940"/>
    <w:rsid w:val="2F697458"/>
    <w:rsid w:val="2FEC4360"/>
    <w:rsid w:val="3062833E"/>
    <w:rsid w:val="31D64344"/>
    <w:rsid w:val="32023B28"/>
    <w:rsid w:val="32610F9B"/>
    <w:rsid w:val="33539CA5"/>
    <w:rsid w:val="33CC79CC"/>
    <w:rsid w:val="33DF4456"/>
    <w:rsid w:val="34282012"/>
    <w:rsid w:val="3428885E"/>
    <w:rsid w:val="36B6B15C"/>
    <w:rsid w:val="371DA622"/>
    <w:rsid w:val="389252CE"/>
    <w:rsid w:val="38C64DE5"/>
    <w:rsid w:val="3A87DA7B"/>
    <w:rsid w:val="3AEF4D81"/>
    <w:rsid w:val="3B33CA67"/>
    <w:rsid w:val="3B9B3634"/>
    <w:rsid w:val="3C2EDA30"/>
    <w:rsid w:val="3CAF5828"/>
    <w:rsid w:val="3D01361E"/>
    <w:rsid w:val="3D9E3F8A"/>
    <w:rsid w:val="3DA1928C"/>
    <w:rsid w:val="3E0CB16E"/>
    <w:rsid w:val="3E1C1C0E"/>
    <w:rsid w:val="3F131E2D"/>
    <w:rsid w:val="40F7C8C6"/>
    <w:rsid w:val="4102648A"/>
    <w:rsid w:val="413EF79B"/>
    <w:rsid w:val="414ED9AF"/>
    <w:rsid w:val="41563273"/>
    <w:rsid w:val="418D95E3"/>
    <w:rsid w:val="418DA7E2"/>
    <w:rsid w:val="41C4AB22"/>
    <w:rsid w:val="41D13F91"/>
    <w:rsid w:val="422CEBF0"/>
    <w:rsid w:val="4270E89F"/>
    <w:rsid w:val="43125AAF"/>
    <w:rsid w:val="437429FF"/>
    <w:rsid w:val="43777E02"/>
    <w:rsid w:val="4461DB9E"/>
    <w:rsid w:val="44C5BEB3"/>
    <w:rsid w:val="4533CEF6"/>
    <w:rsid w:val="465ABC7C"/>
    <w:rsid w:val="46A906FA"/>
    <w:rsid w:val="46C8FA68"/>
    <w:rsid w:val="47E64E3E"/>
    <w:rsid w:val="47F54CEC"/>
    <w:rsid w:val="480A4B56"/>
    <w:rsid w:val="481BC654"/>
    <w:rsid w:val="4861A97B"/>
    <w:rsid w:val="487CF90F"/>
    <w:rsid w:val="49D62C5F"/>
    <w:rsid w:val="4A87EBC2"/>
    <w:rsid w:val="4AAF0409"/>
    <w:rsid w:val="4AB72E46"/>
    <w:rsid w:val="4BB2D78D"/>
    <w:rsid w:val="4BFBFBB7"/>
    <w:rsid w:val="4C17B513"/>
    <w:rsid w:val="4C4A7354"/>
    <w:rsid w:val="4C5A2B0E"/>
    <w:rsid w:val="4CBC42DB"/>
    <w:rsid w:val="4D098F60"/>
    <w:rsid w:val="4D29EA17"/>
    <w:rsid w:val="4DCF02FB"/>
    <w:rsid w:val="4E0F1E53"/>
    <w:rsid w:val="4E2FC73D"/>
    <w:rsid w:val="4E63D1B9"/>
    <w:rsid w:val="4EAA9D63"/>
    <w:rsid w:val="4F2016D3"/>
    <w:rsid w:val="4F2CA23B"/>
    <w:rsid w:val="4F4321D1"/>
    <w:rsid w:val="4F5418D9"/>
    <w:rsid w:val="4FB79226"/>
    <w:rsid w:val="4FC7297D"/>
    <w:rsid w:val="512A382F"/>
    <w:rsid w:val="5170F0C4"/>
    <w:rsid w:val="51996CE9"/>
    <w:rsid w:val="53626DCE"/>
    <w:rsid w:val="5376F839"/>
    <w:rsid w:val="545E611B"/>
    <w:rsid w:val="54891365"/>
    <w:rsid w:val="553D9F57"/>
    <w:rsid w:val="557B9F70"/>
    <w:rsid w:val="56567835"/>
    <w:rsid w:val="573367D8"/>
    <w:rsid w:val="593D57FA"/>
    <w:rsid w:val="595820D1"/>
    <w:rsid w:val="596EF929"/>
    <w:rsid w:val="59BF25C5"/>
    <w:rsid w:val="59DBE5CB"/>
    <w:rsid w:val="5A92F2BC"/>
    <w:rsid w:val="5ADDC07E"/>
    <w:rsid w:val="5B6DFABC"/>
    <w:rsid w:val="5B93957A"/>
    <w:rsid w:val="5CD79258"/>
    <w:rsid w:val="5CF373EA"/>
    <w:rsid w:val="5D2A35CE"/>
    <w:rsid w:val="5D82BA58"/>
    <w:rsid w:val="5D8B82BC"/>
    <w:rsid w:val="5D977021"/>
    <w:rsid w:val="5DAC7E0D"/>
    <w:rsid w:val="5E5B5814"/>
    <w:rsid w:val="5E6ADC69"/>
    <w:rsid w:val="5F370A81"/>
    <w:rsid w:val="5FE7725F"/>
    <w:rsid w:val="603A2711"/>
    <w:rsid w:val="604C4BEA"/>
    <w:rsid w:val="60C10C25"/>
    <w:rsid w:val="60EDF2D6"/>
    <w:rsid w:val="61720553"/>
    <w:rsid w:val="61E5B154"/>
    <w:rsid w:val="623D3D22"/>
    <w:rsid w:val="63136CA8"/>
    <w:rsid w:val="63582540"/>
    <w:rsid w:val="6559BA66"/>
    <w:rsid w:val="65763922"/>
    <w:rsid w:val="658DAA00"/>
    <w:rsid w:val="6667BDF3"/>
    <w:rsid w:val="66729EAF"/>
    <w:rsid w:val="6713D743"/>
    <w:rsid w:val="6757B5A6"/>
    <w:rsid w:val="676C1B0C"/>
    <w:rsid w:val="682FA561"/>
    <w:rsid w:val="68CE2982"/>
    <w:rsid w:val="68DFDC50"/>
    <w:rsid w:val="699A3457"/>
    <w:rsid w:val="69B9D31A"/>
    <w:rsid w:val="6A1BB042"/>
    <w:rsid w:val="6A5BE8EC"/>
    <w:rsid w:val="6AAFCB35"/>
    <w:rsid w:val="6AB27CEF"/>
    <w:rsid w:val="6AD563C5"/>
    <w:rsid w:val="6B595A84"/>
    <w:rsid w:val="6B66CE44"/>
    <w:rsid w:val="6C9170E2"/>
    <w:rsid w:val="6D179AE5"/>
    <w:rsid w:val="6DB830A2"/>
    <w:rsid w:val="6DE21FA9"/>
    <w:rsid w:val="6E4F952E"/>
    <w:rsid w:val="6E5482B8"/>
    <w:rsid w:val="6E973CAC"/>
    <w:rsid w:val="6E9C0026"/>
    <w:rsid w:val="6EA3722C"/>
    <w:rsid w:val="6F6A806F"/>
    <w:rsid w:val="704943B5"/>
    <w:rsid w:val="70724AAA"/>
    <w:rsid w:val="70787939"/>
    <w:rsid w:val="70A26D66"/>
    <w:rsid w:val="70C1A609"/>
    <w:rsid w:val="70CB07E9"/>
    <w:rsid w:val="713A4760"/>
    <w:rsid w:val="71518F22"/>
    <w:rsid w:val="718C61C7"/>
    <w:rsid w:val="73044AB8"/>
    <w:rsid w:val="736905E1"/>
    <w:rsid w:val="73919A7B"/>
    <w:rsid w:val="73F5133F"/>
    <w:rsid w:val="740E381B"/>
    <w:rsid w:val="745B847C"/>
    <w:rsid w:val="749098A7"/>
    <w:rsid w:val="749B766A"/>
    <w:rsid w:val="75B6C1D9"/>
    <w:rsid w:val="75F498F9"/>
    <w:rsid w:val="76423565"/>
    <w:rsid w:val="76979C39"/>
    <w:rsid w:val="76D1D111"/>
    <w:rsid w:val="76DB6B72"/>
    <w:rsid w:val="774764FC"/>
    <w:rsid w:val="78A89D69"/>
    <w:rsid w:val="792BC6E1"/>
    <w:rsid w:val="7963ED22"/>
    <w:rsid w:val="79A6CC3B"/>
    <w:rsid w:val="7A610AE6"/>
    <w:rsid w:val="7AD6C424"/>
    <w:rsid w:val="7B9F67E1"/>
    <w:rsid w:val="7C09D420"/>
    <w:rsid w:val="7C0E554D"/>
    <w:rsid w:val="7C5E2868"/>
    <w:rsid w:val="7D0EA01E"/>
    <w:rsid w:val="7D298775"/>
    <w:rsid w:val="7D2FED80"/>
    <w:rsid w:val="7DAE9C69"/>
    <w:rsid w:val="7EA11E3F"/>
    <w:rsid w:val="7F54DC98"/>
    <w:rsid w:val="7FD669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24F78E-474C-46E3-8B22-C8E3BD820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13"/>
      </w:numPr>
      <w:contextualSpacing/>
    </w:pPr>
  </w:style>
  <w:style w:type="paragraph" w:styleId="ListNumber">
    <w:name w:val="List Number"/>
    <w:basedOn w:val="Normal"/>
    <w:uiPriority w:val="99"/>
    <w:unhideWhenUsed/>
    <w:rsid w:val="00326F90"/>
    <w:pPr>
      <w:numPr>
        <w:numId w:val="14"/>
      </w:numPr>
      <w:contextualSpacing/>
    </w:pPr>
  </w:style>
  <w:style w:type="paragraph" w:styleId="ListNumber2">
    <w:name w:val="List Number 2"/>
    <w:basedOn w:val="Normal"/>
    <w:uiPriority w:val="99"/>
    <w:unhideWhenUsed/>
    <w:rsid w:val="0029639D"/>
    <w:pPr>
      <w:numPr>
        <w:numId w:val="15"/>
      </w:numPr>
      <w:contextualSpacing/>
    </w:pPr>
  </w:style>
  <w:style w:type="paragraph" w:styleId="ListNumber3">
    <w:name w:val="List Number 3"/>
    <w:basedOn w:val="Normal"/>
    <w:uiPriority w:val="99"/>
    <w:unhideWhenUsed/>
    <w:rsid w:val="0029639D"/>
    <w:pPr>
      <w:numPr>
        <w:numId w:val="1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74D70"/>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096A0D"/>
    <w:rPr>
      <w:sz w:val="16"/>
      <w:szCs w:val="16"/>
    </w:rPr>
  </w:style>
  <w:style w:type="paragraph" w:styleId="CommentText">
    <w:name w:val="annotation text"/>
    <w:basedOn w:val="Normal"/>
    <w:link w:val="CommentTextChar"/>
    <w:uiPriority w:val="99"/>
    <w:unhideWhenUsed/>
    <w:rsid w:val="00096A0D"/>
    <w:pPr>
      <w:spacing w:line="240" w:lineRule="auto"/>
    </w:pPr>
    <w:rPr>
      <w:sz w:val="20"/>
      <w:szCs w:val="20"/>
    </w:rPr>
  </w:style>
  <w:style w:type="character" w:styleId="CommentTextChar" w:customStyle="1">
    <w:name w:val="Comment Text Char"/>
    <w:basedOn w:val="DefaultParagraphFont"/>
    <w:link w:val="CommentText"/>
    <w:uiPriority w:val="99"/>
    <w:rsid w:val="00096A0D"/>
    <w:rPr>
      <w:sz w:val="20"/>
      <w:szCs w:val="20"/>
    </w:rPr>
  </w:style>
  <w:style w:type="paragraph" w:styleId="CommentSubject">
    <w:name w:val="annotation subject"/>
    <w:basedOn w:val="CommentText"/>
    <w:next w:val="CommentText"/>
    <w:link w:val="CommentSubjectChar"/>
    <w:uiPriority w:val="99"/>
    <w:semiHidden/>
    <w:unhideWhenUsed/>
    <w:rsid w:val="00096A0D"/>
    <w:rPr>
      <w:b/>
      <w:bCs/>
    </w:rPr>
  </w:style>
  <w:style w:type="character" w:styleId="CommentSubjectChar" w:customStyle="1">
    <w:name w:val="Comment Subject Char"/>
    <w:basedOn w:val="CommentTextChar"/>
    <w:link w:val="CommentSubject"/>
    <w:uiPriority w:val="99"/>
    <w:semiHidden/>
    <w:rsid w:val="00096A0D"/>
    <w:rPr>
      <w:b/>
      <w:bCs/>
      <w:sz w:val="20"/>
      <w:szCs w:val="20"/>
    </w:rPr>
  </w:style>
  <w:style w:type="character" w:styleId="HTMLCode">
    <w:name w:val="HTML Code"/>
    <w:basedOn w:val="DefaultParagraphFont"/>
    <w:uiPriority w:val="99"/>
    <w:semiHidden/>
    <w:unhideWhenUsed/>
    <w:rsid w:val="00F8555D"/>
    <w:rPr>
      <w:rFonts w:ascii="Courier New" w:hAnsi="Courier New" w:eastAsia="Times New Roman" w:cs="Courier New"/>
      <w:sz w:val="20"/>
      <w:szCs w:val="20"/>
    </w:rPr>
  </w:style>
  <w:style w:type="paragraph" w:styleId="TOC2">
    <w:name w:val="toc 2"/>
    <w:basedOn w:val="Normal"/>
    <w:next w:val="Normal"/>
    <w:autoRedefine/>
    <w:uiPriority w:val="39"/>
    <w:unhideWhenUsed/>
    <w:rsid w:val="0001040A"/>
    <w:pPr>
      <w:spacing w:after="100"/>
      <w:ind w:left="220"/>
    </w:pPr>
  </w:style>
  <w:style w:type="paragraph" w:styleId="TOC3">
    <w:name w:val="toc 3"/>
    <w:basedOn w:val="Normal"/>
    <w:next w:val="Normal"/>
    <w:autoRedefine/>
    <w:uiPriority w:val="39"/>
    <w:unhideWhenUsed/>
    <w:rsid w:val="0001040A"/>
    <w:pPr>
      <w:spacing w:after="100"/>
      <w:ind w:left="440"/>
    </w:pPr>
  </w:style>
  <w:style w:type="character" w:styleId="Hyperlink">
    <w:name w:val="Hyperlink"/>
    <w:basedOn w:val="DefaultParagraphFont"/>
    <w:uiPriority w:val="99"/>
    <w:unhideWhenUsed/>
    <w:rsid w:val="000104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datacamp.com/blog/chunking-strategies?utm_cid=23552157100&amp;utm_aid=188237542530&amp;utm_campaign=230119_1-ps-other%7Edsa-tofu%7Eai_2-b2c_3-emea_4-prc_5-na_6-na_7-le_8-pdsh-go_9-nb-e_10-na_11-na&amp;utm_loc=9228401-&amp;utm_mtd=-c&amp;utm_kw=&amp;utm_source=google&amp;utm_medium=paid_search&amp;utm_content=ps-other%7Eemea-en%7Edsa%7Etofu%7Eblog%7Eartificial-intelligence&amp;gad_source=1&amp;gad_campaignid=23552157100&amp;gclid=Cj0KCQjwof_QBhCgARIsADaMzOfTV_SccfMzaYJ79OOJhab07gf7-mby7MTEe3H_th7evMI1mSJBVFsaAiU3EALw_wcB&amp;dc_referrer=https%3A%2F%2Fwww.rdocumentation.org%2F&amp;utm_term=frac_bayes_factors" TargetMode="External"/><Relationship Id="rId1" Type="http://schemas.openxmlformats.org/officeDocument/2006/relationships/hyperlink" Target="https://epam-my.sharepoint.com/:w:/r/personal/ivor_padilla_epamneoris_com/Documents/Proyectos/Playbook%20BBVA/Roles%20y%20responsabilidades%20para%20gobernanza%20de%20datos%20GenAI.docx?d=w17eda10246004bc989c1b197d424d409&amp;csf=1&amp;web=1&amp;e=3FFbc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F27F2D27-0316-477F-8A7F-4E10B321B7AF}">
    <t:Anchor>
      <t:Comment id="826204873"/>
    </t:Anchor>
    <t:History>
      <t:Event id="{6F87843A-D1C3-4E53-AB47-281B9DD35A36}" time="2026-06-01T11:02:56.612Z">
        <t:Attribution userId="S::ivor_padilla@epamneoris.com::fe9f09c4-48d8-4a7a-84f1-97c9554ff850" userProvider="AD" userName="Ivor Padilla"/>
        <t:Anchor>
          <t:Comment id="826204873"/>
        </t:Anchor>
        <t:Create/>
      </t:Event>
      <t:Event id="{A9BE4635-34FB-4EAD-9DC5-DB528EA78F80}" time="2026-06-01T11:02:56.612Z">
        <t:Attribution userId="S::ivor_padilla@epamneoris.com::fe9f09c4-48d8-4a7a-84f1-97c9554ff850" userProvider="AD" userName="Ivor Padilla"/>
        <t:Anchor>
          <t:Comment id="826204873"/>
        </t:Anchor>
        <t:Assign userId="S::antonio_vaquerizo@epamneoris.com::f39e3e7b-bbe2-4e04-b0a7-0ad6a34925c3" userProvider="AD" userName="Antonio Vaquerizo"/>
      </t:Event>
      <t:Event id="{11967E40-8EA9-41BF-8FE2-7F686EE9999E}" time="2026-06-01T11:02:56.612Z">
        <t:Attribution userId="S::ivor_padilla@epamneoris.com::fe9f09c4-48d8-4a7a-84f1-97c9554ff850" userProvider="AD" userName="Ivor Padilla"/>
        <t:Anchor>
          <t:Comment id="826204873"/>
        </t:Anchor>
        <t:SetTitle title="@Antonio Vaquerizo Creo que sería conveniente describir las responsabilidades de gobernanza en vez de roles específicos ¿no crees? Son 5 áreas: 1. Data and knowledge ownership 2. Policy management 3. Process governance 4. Technology governance 5.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5BC2903450C7B42978B4C7C8A1DB6E0" ma:contentTypeVersion="3" ma:contentTypeDescription="Create a new document." ma:contentTypeScope="" ma:versionID="cfdea0926505435ec9de7c10411827a3">
  <xsd:schema xmlns:xsd="http://www.w3.org/2001/XMLSchema" xmlns:xs="http://www.w3.org/2001/XMLSchema" xmlns:p="http://schemas.microsoft.com/office/2006/metadata/properties" xmlns:ns2="63805b42-cc96-4b0e-9613-2453f8ff21eb" targetNamespace="http://schemas.microsoft.com/office/2006/metadata/properties" ma:root="true" ma:fieldsID="5a0296ea58c057b388b45e6175d5729c" ns2:_="">
    <xsd:import namespace="63805b42-cc96-4b0e-9613-2453f8ff21e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805b42-cc96-4b0e-9613-2453f8ff21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7122E40-0379-4A8F-9E65-C5A89E0AF7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805b42-cc96-4b0e-9613-2453f8ff21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0FE2AE-7BC2-4F8C-BB5F-E221C44318D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86FAD6-9448-46B1-BA69-C5B55AC0AB1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
  <lastModifiedBy>Juan Luis Garcia</lastModifiedBy>
  <revision>176</revision>
  <dcterms:created xsi:type="dcterms:W3CDTF">2026-06-01T13:12:00.0000000Z</dcterms:created>
  <dcterms:modified xsi:type="dcterms:W3CDTF">2026-07-01T10:25:56.6204635Z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0x010100E5BC2903450C7B42978B4C7C8A1DB6E0</vt:lpwstr>
  </property>
</Properties>
</file>